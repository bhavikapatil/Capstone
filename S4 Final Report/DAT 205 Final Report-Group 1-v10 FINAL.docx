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Pr="00781AC2" w:rsidRDefault="006F73C5" w:rsidP="009A54B0">
      <w:pPr>
        <w:jc w:val="center"/>
        <w:rPr>
          <w:rFonts w:ascii="Calibri" w:hAnsi="Calibri" w:cs="Calibri"/>
        </w:rPr>
      </w:pPr>
    </w:p>
    <w:p w14:paraId="31C3730A" w14:textId="589F2E95" w:rsidR="006F73C5" w:rsidRPr="00781AC2" w:rsidRDefault="006F73C5" w:rsidP="009A54B0">
      <w:pPr>
        <w:spacing w:after="0" w:line="240" w:lineRule="auto"/>
        <w:contextualSpacing/>
        <w:jc w:val="center"/>
        <w:rPr>
          <w:rFonts w:ascii="Calibri" w:hAnsi="Calibri" w:cs="Calibri"/>
          <w:sz w:val="48"/>
          <w:szCs w:val="48"/>
        </w:rPr>
      </w:pPr>
      <w:r w:rsidRPr="00781AC2">
        <w:rPr>
          <w:rFonts w:ascii="Calibri" w:hAnsi="Calibri" w:cs="Calibri"/>
          <w:sz w:val="48"/>
          <w:szCs w:val="48"/>
        </w:rPr>
        <w:br/>
        <w:t>McMaster University</w:t>
      </w:r>
    </w:p>
    <w:p w14:paraId="32211E26" w14:textId="77777777" w:rsidR="006F73C5" w:rsidRPr="00781AC2" w:rsidRDefault="006F73C5" w:rsidP="009A54B0">
      <w:pPr>
        <w:spacing w:after="0" w:line="240" w:lineRule="auto"/>
        <w:contextualSpacing/>
        <w:jc w:val="center"/>
        <w:rPr>
          <w:rFonts w:ascii="Calibri" w:hAnsi="Calibri" w:cs="Calibri"/>
        </w:rPr>
      </w:pPr>
    </w:p>
    <w:p w14:paraId="3B8E77A3" w14:textId="77777777" w:rsidR="006F73C5" w:rsidRPr="00781AC2" w:rsidRDefault="006F73C5" w:rsidP="009A54B0">
      <w:pPr>
        <w:spacing w:after="0" w:line="240" w:lineRule="auto"/>
        <w:contextualSpacing/>
        <w:jc w:val="center"/>
        <w:rPr>
          <w:rFonts w:ascii="Calibri" w:hAnsi="Calibri" w:cs="Calibri"/>
        </w:rPr>
      </w:pPr>
    </w:p>
    <w:p w14:paraId="63908E44" w14:textId="77777777" w:rsidR="006F73C5" w:rsidRPr="00781AC2" w:rsidRDefault="006F73C5" w:rsidP="009A54B0">
      <w:pPr>
        <w:spacing w:after="0" w:line="240" w:lineRule="auto"/>
        <w:contextualSpacing/>
        <w:jc w:val="center"/>
        <w:rPr>
          <w:rFonts w:ascii="Calibri" w:hAnsi="Calibri" w:cs="Calibri"/>
        </w:rPr>
      </w:pPr>
    </w:p>
    <w:p w14:paraId="3BAEAFAE" w14:textId="77777777" w:rsidR="006F73C5" w:rsidRPr="00781AC2" w:rsidRDefault="006F73C5" w:rsidP="009A54B0">
      <w:pPr>
        <w:spacing w:after="0" w:line="240" w:lineRule="auto"/>
        <w:contextualSpacing/>
        <w:jc w:val="center"/>
        <w:rPr>
          <w:rFonts w:ascii="Calibri" w:hAnsi="Calibri" w:cs="Calibri"/>
        </w:rPr>
      </w:pPr>
    </w:p>
    <w:p w14:paraId="37966C0C" w14:textId="77777777" w:rsidR="006F73C5" w:rsidRPr="00781AC2" w:rsidRDefault="006F73C5" w:rsidP="009A54B0">
      <w:pPr>
        <w:spacing w:after="0" w:line="240" w:lineRule="auto"/>
        <w:contextualSpacing/>
        <w:jc w:val="center"/>
        <w:rPr>
          <w:rFonts w:ascii="Calibri" w:hAnsi="Calibri" w:cs="Calibri"/>
        </w:rPr>
      </w:pPr>
    </w:p>
    <w:p w14:paraId="20BBC6ED" w14:textId="77777777" w:rsidR="006F73C5" w:rsidRPr="00781AC2" w:rsidRDefault="006F73C5" w:rsidP="009A54B0">
      <w:pPr>
        <w:spacing w:after="0" w:line="240" w:lineRule="auto"/>
        <w:contextualSpacing/>
        <w:jc w:val="center"/>
        <w:rPr>
          <w:rFonts w:ascii="Calibri" w:hAnsi="Calibri" w:cs="Calibri"/>
        </w:rPr>
      </w:pPr>
    </w:p>
    <w:p w14:paraId="5ECB3F46" w14:textId="77777777" w:rsidR="006F73C5" w:rsidRPr="00781AC2" w:rsidRDefault="006F73C5" w:rsidP="009A54B0">
      <w:pPr>
        <w:spacing w:after="0" w:line="240" w:lineRule="auto"/>
        <w:contextualSpacing/>
        <w:jc w:val="center"/>
        <w:rPr>
          <w:rFonts w:ascii="Calibri" w:hAnsi="Calibri" w:cs="Calibri"/>
        </w:rPr>
      </w:pPr>
    </w:p>
    <w:p w14:paraId="36473DB7" w14:textId="77777777" w:rsidR="006F73C5" w:rsidRPr="00781AC2" w:rsidRDefault="006F73C5" w:rsidP="009A54B0">
      <w:pPr>
        <w:spacing w:after="0" w:line="240" w:lineRule="auto"/>
        <w:contextualSpacing/>
        <w:jc w:val="center"/>
        <w:rPr>
          <w:rFonts w:ascii="Calibri" w:hAnsi="Calibri" w:cs="Calibri"/>
        </w:rPr>
      </w:pPr>
    </w:p>
    <w:p w14:paraId="661774CA" w14:textId="77777777" w:rsidR="006F73C5" w:rsidRPr="00781AC2" w:rsidRDefault="006F73C5" w:rsidP="009A54B0">
      <w:pPr>
        <w:spacing w:after="0" w:line="240" w:lineRule="auto"/>
        <w:ind w:left="1440" w:right="1440"/>
        <w:contextualSpacing/>
        <w:jc w:val="center"/>
        <w:rPr>
          <w:rFonts w:ascii="Calibri" w:hAnsi="Calibri" w:cs="Calibri"/>
        </w:rPr>
      </w:pPr>
    </w:p>
    <w:p w14:paraId="2CE84506" w14:textId="77777777" w:rsidR="006F73C5" w:rsidRPr="00781AC2" w:rsidRDefault="006F73C5" w:rsidP="009A54B0">
      <w:pPr>
        <w:spacing w:after="0" w:line="240" w:lineRule="auto"/>
        <w:ind w:left="1440" w:right="1440"/>
        <w:contextualSpacing/>
        <w:jc w:val="center"/>
        <w:rPr>
          <w:rFonts w:ascii="Calibri" w:hAnsi="Calibri" w:cs="Calibri"/>
        </w:rPr>
      </w:pPr>
    </w:p>
    <w:p w14:paraId="65ACB046" w14:textId="77777777" w:rsidR="006F73C5" w:rsidRPr="00781AC2" w:rsidRDefault="006F73C5" w:rsidP="009A54B0">
      <w:pPr>
        <w:spacing w:after="0" w:line="240" w:lineRule="auto"/>
        <w:ind w:left="1440" w:right="1440"/>
        <w:contextualSpacing/>
        <w:jc w:val="center"/>
        <w:rPr>
          <w:rFonts w:ascii="Calibri" w:hAnsi="Calibri" w:cs="Calibri"/>
        </w:rPr>
      </w:pPr>
    </w:p>
    <w:p w14:paraId="2CF35701" w14:textId="77777777" w:rsidR="006F73C5" w:rsidRPr="00781AC2" w:rsidRDefault="006F73C5" w:rsidP="009A54B0">
      <w:pPr>
        <w:spacing w:after="0" w:line="240" w:lineRule="auto"/>
        <w:ind w:left="567" w:right="567"/>
        <w:contextualSpacing/>
        <w:jc w:val="center"/>
        <w:rPr>
          <w:rFonts w:ascii="Calibri" w:hAnsi="Calibri" w:cs="Calibri"/>
          <w:sz w:val="72"/>
          <w:szCs w:val="72"/>
        </w:rPr>
      </w:pPr>
      <w:r w:rsidRPr="00781AC2">
        <w:rPr>
          <w:rFonts w:ascii="Calibri" w:hAnsi="Calibri" w:cs="Calibri"/>
          <w:sz w:val="72"/>
          <w:szCs w:val="72"/>
        </w:rPr>
        <w:t>PROJECT RAPTORS REBOUND</w:t>
      </w:r>
    </w:p>
    <w:p w14:paraId="0E5D9895" w14:textId="1E23A5DF" w:rsidR="006F73C5" w:rsidRPr="00781AC2" w:rsidRDefault="006F73C5" w:rsidP="009A54B0">
      <w:pPr>
        <w:spacing w:after="0" w:line="240" w:lineRule="auto"/>
        <w:ind w:left="1440" w:right="1440" w:hanging="284"/>
        <w:contextualSpacing/>
        <w:jc w:val="center"/>
        <w:rPr>
          <w:rFonts w:ascii="Calibri" w:hAnsi="Calibri" w:cs="Calibri"/>
          <w:sz w:val="24"/>
          <w:szCs w:val="24"/>
        </w:rPr>
      </w:pPr>
      <w:r w:rsidRPr="00781AC2">
        <w:rPr>
          <w:rFonts w:ascii="Calibri" w:hAnsi="Calibri" w:cs="Calibri"/>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Pr="00781AC2" w:rsidRDefault="006F73C5" w:rsidP="009A54B0">
      <w:pPr>
        <w:spacing w:after="0" w:line="240" w:lineRule="auto"/>
        <w:ind w:left="1440" w:right="1440"/>
        <w:contextualSpacing/>
        <w:jc w:val="center"/>
        <w:rPr>
          <w:rFonts w:ascii="Calibri" w:hAnsi="Calibri" w:cs="Calibri"/>
          <w:sz w:val="52"/>
          <w:szCs w:val="52"/>
        </w:rPr>
      </w:pPr>
      <w:r w:rsidRPr="00781AC2">
        <w:rPr>
          <w:rFonts w:ascii="Calibri" w:hAnsi="Calibri" w:cs="Calibri"/>
          <w:sz w:val="52"/>
          <w:szCs w:val="52"/>
        </w:rPr>
        <w:t>DAT 205 - CAPSTONE</w:t>
      </w:r>
    </w:p>
    <w:p w14:paraId="37B35017" w14:textId="6D8A071D" w:rsidR="006F73C5" w:rsidRPr="00781AC2" w:rsidRDefault="006F73C5" w:rsidP="009A54B0">
      <w:pPr>
        <w:spacing w:after="0" w:line="240" w:lineRule="auto"/>
        <w:ind w:left="1440" w:right="1440"/>
        <w:contextualSpacing/>
        <w:jc w:val="center"/>
        <w:rPr>
          <w:rFonts w:ascii="Calibri" w:hAnsi="Calibri" w:cs="Calibri"/>
          <w:sz w:val="32"/>
          <w:szCs w:val="32"/>
        </w:rPr>
      </w:pPr>
    </w:p>
    <w:p w14:paraId="75145287" w14:textId="77777777" w:rsidR="006F73C5" w:rsidRPr="00781AC2" w:rsidRDefault="006F73C5" w:rsidP="009A54B0">
      <w:pPr>
        <w:spacing w:after="0" w:line="240" w:lineRule="auto"/>
        <w:ind w:left="1440" w:right="1440"/>
        <w:contextualSpacing/>
        <w:jc w:val="center"/>
        <w:rPr>
          <w:rFonts w:ascii="Calibri" w:hAnsi="Calibri" w:cs="Calibri"/>
        </w:rPr>
      </w:pPr>
    </w:p>
    <w:p w14:paraId="27AEEC85" w14:textId="77777777" w:rsidR="006F73C5" w:rsidRPr="00781AC2" w:rsidRDefault="006F73C5" w:rsidP="009A54B0">
      <w:pPr>
        <w:spacing w:after="0" w:line="240" w:lineRule="auto"/>
        <w:ind w:left="1440" w:right="1440"/>
        <w:contextualSpacing/>
        <w:jc w:val="center"/>
        <w:rPr>
          <w:rFonts w:ascii="Calibri" w:hAnsi="Calibri" w:cs="Calibri"/>
        </w:rPr>
      </w:pPr>
    </w:p>
    <w:p w14:paraId="7CB47E4F" w14:textId="77777777" w:rsidR="006F73C5" w:rsidRPr="00781AC2" w:rsidRDefault="006F73C5" w:rsidP="009A54B0">
      <w:pPr>
        <w:spacing w:after="0" w:line="240" w:lineRule="auto"/>
        <w:ind w:left="1440" w:right="1440"/>
        <w:contextualSpacing/>
        <w:jc w:val="center"/>
        <w:rPr>
          <w:rFonts w:ascii="Calibri" w:hAnsi="Calibri" w:cs="Calibri"/>
        </w:rPr>
      </w:pPr>
    </w:p>
    <w:p w14:paraId="335E8E4B" w14:textId="77777777" w:rsidR="006F73C5" w:rsidRPr="00781AC2" w:rsidRDefault="006F73C5" w:rsidP="009A54B0">
      <w:pPr>
        <w:spacing w:after="0" w:line="240" w:lineRule="auto"/>
        <w:ind w:left="1440" w:right="1440"/>
        <w:contextualSpacing/>
        <w:jc w:val="center"/>
        <w:rPr>
          <w:rFonts w:ascii="Calibri" w:hAnsi="Calibri" w:cs="Calibri"/>
        </w:rPr>
      </w:pPr>
    </w:p>
    <w:p w14:paraId="4D8594CF" w14:textId="77777777" w:rsidR="006F73C5" w:rsidRPr="00781AC2" w:rsidRDefault="006F73C5" w:rsidP="009A54B0">
      <w:pPr>
        <w:spacing w:after="0" w:line="240" w:lineRule="auto"/>
        <w:ind w:left="1440" w:right="1440"/>
        <w:contextualSpacing/>
        <w:jc w:val="center"/>
        <w:rPr>
          <w:rFonts w:ascii="Calibri" w:hAnsi="Calibri" w:cs="Calibri"/>
        </w:rPr>
      </w:pPr>
    </w:p>
    <w:p w14:paraId="18AAA091" w14:textId="77777777" w:rsidR="006F73C5" w:rsidRPr="00781AC2" w:rsidRDefault="006F73C5" w:rsidP="009A54B0">
      <w:pPr>
        <w:spacing w:after="0" w:line="240" w:lineRule="auto"/>
        <w:ind w:left="1440" w:right="1440"/>
        <w:contextualSpacing/>
        <w:jc w:val="center"/>
        <w:rPr>
          <w:rFonts w:ascii="Calibri" w:hAnsi="Calibri" w:cs="Calibri"/>
        </w:rPr>
      </w:pPr>
    </w:p>
    <w:p w14:paraId="64DEAC92" w14:textId="77777777" w:rsidR="006F73C5" w:rsidRPr="00781AC2" w:rsidRDefault="006F73C5" w:rsidP="009A54B0">
      <w:pPr>
        <w:spacing w:after="0" w:line="240" w:lineRule="auto"/>
        <w:ind w:left="1440" w:right="1440"/>
        <w:contextualSpacing/>
        <w:jc w:val="center"/>
        <w:rPr>
          <w:rFonts w:ascii="Calibri" w:hAnsi="Calibri" w:cs="Calibri"/>
          <w:b/>
          <w:bCs/>
        </w:rPr>
      </w:pPr>
    </w:p>
    <w:p w14:paraId="4D8F4B55" w14:textId="633FC551" w:rsidR="006F73C5" w:rsidRPr="00781AC2" w:rsidRDefault="006F73C5" w:rsidP="009A54B0">
      <w:pPr>
        <w:spacing w:after="0" w:line="240" w:lineRule="auto"/>
        <w:ind w:left="1440" w:right="1440"/>
        <w:contextualSpacing/>
        <w:jc w:val="center"/>
        <w:rPr>
          <w:rFonts w:ascii="Calibri" w:hAnsi="Calibri" w:cs="Calibri"/>
          <w:b/>
          <w:bCs/>
        </w:rPr>
      </w:pPr>
      <w:r w:rsidRPr="00781AC2">
        <w:rPr>
          <w:rFonts w:ascii="Calibri" w:hAnsi="Calibri" w:cs="Calibri"/>
          <w:b/>
          <w:bCs/>
          <w:sz w:val="32"/>
          <w:szCs w:val="32"/>
        </w:rPr>
        <w:t>WINTER 2021 – GROUP 1</w:t>
      </w:r>
    </w:p>
    <w:p w14:paraId="0D49E41C" w14:textId="117B0074" w:rsidR="006F73C5" w:rsidRPr="00781AC2" w:rsidRDefault="006F73C5" w:rsidP="009A54B0">
      <w:pPr>
        <w:spacing w:after="0" w:line="240" w:lineRule="auto"/>
        <w:ind w:left="1440" w:right="1440"/>
        <w:contextualSpacing/>
        <w:jc w:val="center"/>
        <w:rPr>
          <w:rFonts w:ascii="Calibri" w:hAnsi="Calibri" w:cs="Calibri"/>
          <w:sz w:val="32"/>
          <w:szCs w:val="32"/>
        </w:rPr>
      </w:pPr>
      <w:proofErr w:type="spellStart"/>
      <w:r w:rsidRPr="00781AC2">
        <w:rPr>
          <w:rFonts w:ascii="Calibri" w:hAnsi="Calibri" w:cs="Calibri"/>
          <w:sz w:val="32"/>
          <w:szCs w:val="32"/>
        </w:rPr>
        <w:t>Bhavika</w:t>
      </w:r>
      <w:proofErr w:type="spellEnd"/>
      <w:r w:rsidRPr="00781AC2">
        <w:rPr>
          <w:rFonts w:ascii="Calibri" w:hAnsi="Calibri" w:cs="Calibri"/>
          <w:sz w:val="32"/>
          <w:szCs w:val="32"/>
        </w:rPr>
        <w:t xml:space="preserve"> Patil</w:t>
      </w:r>
    </w:p>
    <w:p w14:paraId="0A187B13" w14:textId="3313E570" w:rsidR="0066634E"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Cindy Guo</w:t>
      </w:r>
    </w:p>
    <w:p w14:paraId="7BC186BB" w14:textId="77777777" w:rsidR="00F00127" w:rsidRDefault="00D363CE" w:rsidP="00B14161">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Dennis Hung</w:t>
      </w:r>
    </w:p>
    <w:p w14:paraId="152D8F7F" w14:textId="77777777" w:rsidR="000F4321" w:rsidRDefault="000F4321" w:rsidP="00B14161">
      <w:pPr>
        <w:spacing w:after="0" w:line="240" w:lineRule="auto"/>
        <w:ind w:left="1440" w:right="1440"/>
        <w:contextualSpacing/>
        <w:jc w:val="center"/>
        <w:rPr>
          <w:rFonts w:ascii="Calibri" w:hAnsi="Calibri" w:cs="Calibri"/>
          <w:sz w:val="32"/>
          <w:szCs w:val="32"/>
        </w:rPr>
      </w:pPr>
    </w:p>
    <w:p w14:paraId="20B423FA" w14:textId="77777777" w:rsidR="000F4321" w:rsidRDefault="000F4321" w:rsidP="00B14161">
      <w:pPr>
        <w:spacing w:after="0" w:line="240" w:lineRule="auto"/>
        <w:ind w:left="1440" w:right="1440"/>
        <w:contextualSpacing/>
        <w:jc w:val="center"/>
        <w:rPr>
          <w:rFonts w:ascii="Calibri" w:hAnsi="Calibri" w:cs="Calibri"/>
          <w:sz w:val="32"/>
          <w:szCs w:val="32"/>
        </w:rPr>
      </w:pPr>
    </w:p>
    <w:p w14:paraId="6864B047" w14:textId="3860E106" w:rsidR="000F4321" w:rsidRPr="00781AC2" w:rsidRDefault="000F4321" w:rsidP="00B14161">
      <w:pPr>
        <w:spacing w:after="0" w:line="240" w:lineRule="auto"/>
        <w:ind w:left="1440" w:right="1440"/>
        <w:contextualSpacing/>
        <w:jc w:val="center"/>
        <w:rPr>
          <w:rFonts w:ascii="Calibri" w:hAnsi="Calibri" w:cs="Calibri"/>
          <w:sz w:val="32"/>
          <w:szCs w:val="32"/>
        </w:rPr>
        <w:sectPr w:rsidR="000F4321" w:rsidRPr="00781AC2" w:rsidSect="00F623D7">
          <w:pgSz w:w="12240" w:h="15840"/>
          <w:pgMar w:top="1440" w:right="1041" w:bottom="1440" w:left="851" w:header="720" w:footer="720" w:gutter="0"/>
          <w:cols w:space="720"/>
          <w:docGrid w:linePitch="360"/>
        </w:sectPr>
      </w:pPr>
      <w:r>
        <w:rPr>
          <w:rFonts w:ascii="Calibri" w:hAnsi="Calibri" w:cs="Calibri"/>
          <w:sz w:val="32"/>
          <w:szCs w:val="32"/>
        </w:rPr>
        <w:t>April 8, 2021</w:t>
      </w:r>
    </w:p>
    <w:sdt>
      <w:sdtPr>
        <w:rPr>
          <w:rFonts w:ascii="Calibri" w:eastAsiaTheme="minorHAnsi" w:hAnsi="Calibri" w:cs="Calibr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Pr="00781AC2" w:rsidRDefault="000750EB" w:rsidP="00F52B3D">
          <w:pPr>
            <w:pStyle w:val="TOCHeading"/>
            <w:jc w:val="center"/>
            <w:rPr>
              <w:rFonts w:ascii="Calibri" w:hAnsi="Calibri" w:cs="Calibri"/>
            </w:rPr>
          </w:pPr>
          <w:r w:rsidRPr="00781AC2">
            <w:rPr>
              <w:rFonts w:ascii="Calibri" w:hAnsi="Calibri" w:cs="Calibri"/>
            </w:rPr>
            <w:t>Table of Contents</w:t>
          </w:r>
        </w:p>
        <w:p w14:paraId="125CE381" w14:textId="7A18C1BA" w:rsidR="00FF0BA8" w:rsidRDefault="000750EB">
          <w:pPr>
            <w:pStyle w:val="TOC1"/>
            <w:rPr>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\o "1-3" \h \z \u </w:instrText>
          </w:r>
          <w:r w:rsidRPr="00781AC2">
            <w:rPr>
              <w:rFonts w:ascii="Calibri" w:hAnsi="Calibri" w:cs="Calibri"/>
            </w:rPr>
            <w:fldChar w:fldCharType="separate"/>
          </w:r>
          <w:hyperlink w:anchor="_Toc68732814" w:history="1">
            <w:r w:rsidR="00FF0BA8" w:rsidRPr="00963ADE">
              <w:rPr>
                <w:rStyle w:val="Hyperlink"/>
                <w:rFonts w:ascii="Calibri" w:hAnsi="Calibri" w:cs="Calibri"/>
                <w:noProof/>
              </w:rPr>
              <w:t>Executive Summary</w:t>
            </w:r>
            <w:r w:rsidR="00FF0BA8">
              <w:rPr>
                <w:noProof/>
                <w:webHidden/>
              </w:rPr>
              <w:tab/>
            </w:r>
            <w:r w:rsidR="00FF0BA8">
              <w:rPr>
                <w:noProof/>
                <w:webHidden/>
              </w:rPr>
              <w:fldChar w:fldCharType="begin"/>
            </w:r>
            <w:r w:rsidR="00FF0BA8">
              <w:rPr>
                <w:noProof/>
                <w:webHidden/>
              </w:rPr>
              <w:instrText xml:space="preserve"> PAGEREF _Toc68732814 \h </w:instrText>
            </w:r>
            <w:r w:rsidR="00FF0BA8">
              <w:rPr>
                <w:noProof/>
                <w:webHidden/>
              </w:rPr>
            </w:r>
            <w:r w:rsidR="00FF0BA8">
              <w:rPr>
                <w:noProof/>
                <w:webHidden/>
              </w:rPr>
              <w:fldChar w:fldCharType="separate"/>
            </w:r>
            <w:r w:rsidR="00FF0BA8">
              <w:rPr>
                <w:noProof/>
                <w:webHidden/>
              </w:rPr>
              <w:t>3</w:t>
            </w:r>
            <w:r w:rsidR="00FF0BA8">
              <w:rPr>
                <w:noProof/>
                <w:webHidden/>
              </w:rPr>
              <w:fldChar w:fldCharType="end"/>
            </w:r>
          </w:hyperlink>
        </w:p>
        <w:p w14:paraId="10908350" w14:textId="2F0FE70B" w:rsidR="00FF0BA8" w:rsidRDefault="00FF0BA8">
          <w:pPr>
            <w:pStyle w:val="TOC1"/>
            <w:rPr>
              <w:noProof/>
              <w:sz w:val="22"/>
              <w:szCs w:val="22"/>
              <w:lang w:eastAsia="ja-JP"/>
            </w:rPr>
          </w:pPr>
          <w:hyperlink w:anchor="_Toc68732815" w:history="1">
            <w:r w:rsidRPr="00963ADE">
              <w:rPr>
                <w:rStyle w:val="Hyperlink"/>
                <w:rFonts w:ascii="Calibri" w:hAnsi="Calibri" w:cs="Calibri"/>
                <w:noProof/>
              </w:rPr>
              <w:t>Business Goal</w:t>
            </w:r>
            <w:r>
              <w:rPr>
                <w:noProof/>
                <w:webHidden/>
              </w:rPr>
              <w:tab/>
            </w:r>
            <w:r>
              <w:rPr>
                <w:noProof/>
                <w:webHidden/>
              </w:rPr>
              <w:fldChar w:fldCharType="begin"/>
            </w:r>
            <w:r>
              <w:rPr>
                <w:noProof/>
                <w:webHidden/>
              </w:rPr>
              <w:instrText xml:space="preserve"> PAGEREF _Toc68732815 \h </w:instrText>
            </w:r>
            <w:r>
              <w:rPr>
                <w:noProof/>
                <w:webHidden/>
              </w:rPr>
            </w:r>
            <w:r>
              <w:rPr>
                <w:noProof/>
                <w:webHidden/>
              </w:rPr>
              <w:fldChar w:fldCharType="separate"/>
            </w:r>
            <w:r>
              <w:rPr>
                <w:noProof/>
                <w:webHidden/>
              </w:rPr>
              <w:t>4</w:t>
            </w:r>
            <w:r>
              <w:rPr>
                <w:noProof/>
                <w:webHidden/>
              </w:rPr>
              <w:fldChar w:fldCharType="end"/>
            </w:r>
          </w:hyperlink>
        </w:p>
        <w:p w14:paraId="130A576D" w14:textId="125F2309" w:rsidR="00FF0BA8" w:rsidRDefault="00FF0BA8">
          <w:pPr>
            <w:pStyle w:val="TOC1"/>
            <w:rPr>
              <w:noProof/>
              <w:sz w:val="22"/>
              <w:szCs w:val="22"/>
              <w:lang w:eastAsia="ja-JP"/>
            </w:rPr>
          </w:pPr>
          <w:hyperlink w:anchor="_Toc68732816" w:history="1">
            <w:r w:rsidRPr="00963ADE">
              <w:rPr>
                <w:rStyle w:val="Hyperlink"/>
                <w:rFonts w:ascii="Calibri" w:hAnsi="Calibri" w:cs="Calibri"/>
                <w:noProof/>
              </w:rPr>
              <w:t>Objectives</w:t>
            </w:r>
            <w:r>
              <w:rPr>
                <w:noProof/>
                <w:webHidden/>
              </w:rPr>
              <w:tab/>
            </w:r>
            <w:r>
              <w:rPr>
                <w:noProof/>
                <w:webHidden/>
              </w:rPr>
              <w:fldChar w:fldCharType="begin"/>
            </w:r>
            <w:r>
              <w:rPr>
                <w:noProof/>
                <w:webHidden/>
              </w:rPr>
              <w:instrText xml:space="preserve"> PAGEREF _Toc68732816 \h </w:instrText>
            </w:r>
            <w:r>
              <w:rPr>
                <w:noProof/>
                <w:webHidden/>
              </w:rPr>
            </w:r>
            <w:r>
              <w:rPr>
                <w:noProof/>
                <w:webHidden/>
              </w:rPr>
              <w:fldChar w:fldCharType="separate"/>
            </w:r>
            <w:r>
              <w:rPr>
                <w:noProof/>
                <w:webHidden/>
              </w:rPr>
              <w:t>4</w:t>
            </w:r>
            <w:r>
              <w:rPr>
                <w:noProof/>
                <w:webHidden/>
              </w:rPr>
              <w:fldChar w:fldCharType="end"/>
            </w:r>
          </w:hyperlink>
        </w:p>
        <w:p w14:paraId="0EC8AF64" w14:textId="07EC5519" w:rsidR="00FF0BA8" w:rsidRDefault="00FF0BA8">
          <w:pPr>
            <w:pStyle w:val="TOC1"/>
            <w:rPr>
              <w:noProof/>
              <w:sz w:val="22"/>
              <w:szCs w:val="22"/>
              <w:lang w:eastAsia="ja-JP"/>
            </w:rPr>
          </w:pPr>
          <w:hyperlink w:anchor="_Toc68732817" w:history="1">
            <w:r w:rsidRPr="00963ADE">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_Toc68732817 \h </w:instrText>
            </w:r>
            <w:r>
              <w:rPr>
                <w:noProof/>
                <w:webHidden/>
              </w:rPr>
            </w:r>
            <w:r>
              <w:rPr>
                <w:noProof/>
                <w:webHidden/>
              </w:rPr>
              <w:fldChar w:fldCharType="separate"/>
            </w:r>
            <w:r>
              <w:rPr>
                <w:noProof/>
                <w:webHidden/>
              </w:rPr>
              <w:t>5</w:t>
            </w:r>
            <w:r>
              <w:rPr>
                <w:noProof/>
                <w:webHidden/>
              </w:rPr>
              <w:fldChar w:fldCharType="end"/>
            </w:r>
          </w:hyperlink>
        </w:p>
        <w:p w14:paraId="43FD4B0C" w14:textId="590BD91A" w:rsidR="00FF0BA8" w:rsidRDefault="00FF0BA8">
          <w:pPr>
            <w:pStyle w:val="TOC3"/>
            <w:tabs>
              <w:tab w:val="right" w:leader="dot" w:pos="9350"/>
            </w:tabs>
            <w:rPr>
              <w:noProof/>
              <w:sz w:val="22"/>
              <w:szCs w:val="22"/>
              <w:lang w:eastAsia="ja-JP"/>
            </w:rPr>
          </w:pPr>
          <w:hyperlink w:anchor="_Toc68732818" w:history="1">
            <w:r w:rsidRPr="00963ADE">
              <w:rPr>
                <w:rStyle w:val="Hyperlink"/>
                <w:rFonts w:ascii="Calibri" w:hAnsi="Calibri" w:cs="Calibri"/>
                <w:noProof/>
              </w:rPr>
              <w:t>Gathering data – nba api</w:t>
            </w:r>
            <w:r>
              <w:rPr>
                <w:noProof/>
                <w:webHidden/>
              </w:rPr>
              <w:tab/>
            </w:r>
            <w:r>
              <w:rPr>
                <w:noProof/>
                <w:webHidden/>
              </w:rPr>
              <w:fldChar w:fldCharType="begin"/>
            </w:r>
            <w:r>
              <w:rPr>
                <w:noProof/>
                <w:webHidden/>
              </w:rPr>
              <w:instrText xml:space="preserve"> PAGEREF _Toc68732818 \h </w:instrText>
            </w:r>
            <w:r>
              <w:rPr>
                <w:noProof/>
                <w:webHidden/>
              </w:rPr>
            </w:r>
            <w:r>
              <w:rPr>
                <w:noProof/>
                <w:webHidden/>
              </w:rPr>
              <w:fldChar w:fldCharType="separate"/>
            </w:r>
            <w:r>
              <w:rPr>
                <w:noProof/>
                <w:webHidden/>
              </w:rPr>
              <w:t>5</w:t>
            </w:r>
            <w:r>
              <w:rPr>
                <w:noProof/>
                <w:webHidden/>
              </w:rPr>
              <w:fldChar w:fldCharType="end"/>
            </w:r>
          </w:hyperlink>
        </w:p>
        <w:p w14:paraId="6734DC48" w14:textId="71DD15F0" w:rsidR="00FF0BA8" w:rsidRDefault="00FF0BA8">
          <w:pPr>
            <w:pStyle w:val="TOC3"/>
            <w:tabs>
              <w:tab w:val="right" w:leader="dot" w:pos="9350"/>
            </w:tabs>
            <w:rPr>
              <w:noProof/>
              <w:sz w:val="22"/>
              <w:szCs w:val="22"/>
              <w:lang w:eastAsia="ja-JP"/>
            </w:rPr>
          </w:pPr>
          <w:hyperlink w:anchor="_Toc68732819" w:history="1">
            <w:r w:rsidRPr="00963ADE">
              <w:rPr>
                <w:rStyle w:val="Hyperlink"/>
                <w:rFonts w:ascii="Calibri" w:hAnsi="Calibri" w:cs="Calibri"/>
                <w:noProof/>
              </w:rPr>
              <w:t>Gathering data – Salary Data</w:t>
            </w:r>
            <w:r>
              <w:rPr>
                <w:noProof/>
                <w:webHidden/>
              </w:rPr>
              <w:tab/>
            </w:r>
            <w:r>
              <w:rPr>
                <w:noProof/>
                <w:webHidden/>
              </w:rPr>
              <w:fldChar w:fldCharType="begin"/>
            </w:r>
            <w:r>
              <w:rPr>
                <w:noProof/>
                <w:webHidden/>
              </w:rPr>
              <w:instrText xml:space="preserve"> PAGEREF _Toc68732819 \h </w:instrText>
            </w:r>
            <w:r>
              <w:rPr>
                <w:noProof/>
                <w:webHidden/>
              </w:rPr>
            </w:r>
            <w:r>
              <w:rPr>
                <w:noProof/>
                <w:webHidden/>
              </w:rPr>
              <w:fldChar w:fldCharType="separate"/>
            </w:r>
            <w:r>
              <w:rPr>
                <w:noProof/>
                <w:webHidden/>
              </w:rPr>
              <w:t>7</w:t>
            </w:r>
            <w:r>
              <w:rPr>
                <w:noProof/>
                <w:webHidden/>
              </w:rPr>
              <w:fldChar w:fldCharType="end"/>
            </w:r>
          </w:hyperlink>
        </w:p>
        <w:p w14:paraId="71F39696" w14:textId="599DD4D1" w:rsidR="00FF0BA8" w:rsidRDefault="00FF0BA8">
          <w:pPr>
            <w:pStyle w:val="TOC1"/>
            <w:rPr>
              <w:noProof/>
              <w:sz w:val="22"/>
              <w:szCs w:val="22"/>
              <w:lang w:eastAsia="ja-JP"/>
            </w:rPr>
          </w:pPr>
          <w:hyperlink w:anchor="_Toc68732820" w:history="1">
            <w:r w:rsidRPr="00963ADE">
              <w:rPr>
                <w:rStyle w:val="Hyperlink"/>
                <w:rFonts w:ascii="Calibri" w:hAnsi="Calibri" w:cs="Calibri"/>
                <w:noProof/>
              </w:rPr>
              <w:t>Implementations</w:t>
            </w:r>
            <w:r>
              <w:rPr>
                <w:noProof/>
                <w:webHidden/>
              </w:rPr>
              <w:tab/>
            </w:r>
            <w:r>
              <w:rPr>
                <w:noProof/>
                <w:webHidden/>
              </w:rPr>
              <w:fldChar w:fldCharType="begin"/>
            </w:r>
            <w:r>
              <w:rPr>
                <w:noProof/>
                <w:webHidden/>
              </w:rPr>
              <w:instrText xml:space="preserve"> PAGEREF _Toc68732820 \h </w:instrText>
            </w:r>
            <w:r>
              <w:rPr>
                <w:noProof/>
                <w:webHidden/>
              </w:rPr>
            </w:r>
            <w:r>
              <w:rPr>
                <w:noProof/>
                <w:webHidden/>
              </w:rPr>
              <w:fldChar w:fldCharType="separate"/>
            </w:r>
            <w:r>
              <w:rPr>
                <w:noProof/>
                <w:webHidden/>
              </w:rPr>
              <w:t>8</w:t>
            </w:r>
            <w:r>
              <w:rPr>
                <w:noProof/>
                <w:webHidden/>
              </w:rPr>
              <w:fldChar w:fldCharType="end"/>
            </w:r>
          </w:hyperlink>
        </w:p>
        <w:p w14:paraId="28E4EFEE" w14:textId="663D598C" w:rsidR="00FF0BA8" w:rsidRDefault="00FF0BA8">
          <w:pPr>
            <w:pStyle w:val="TOC1"/>
            <w:rPr>
              <w:noProof/>
              <w:sz w:val="22"/>
              <w:szCs w:val="22"/>
              <w:lang w:eastAsia="ja-JP"/>
            </w:rPr>
          </w:pPr>
          <w:hyperlink w:anchor="_Toc68732821" w:history="1">
            <w:r w:rsidRPr="00963ADE">
              <w:rPr>
                <w:rStyle w:val="Hyperlink"/>
                <w:rFonts w:ascii="Calibri" w:hAnsi="Calibri" w:cs="Calibri"/>
                <w:noProof/>
              </w:rPr>
              <w:t>Data Preparation and Analysis</w:t>
            </w:r>
            <w:r>
              <w:rPr>
                <w:noProof/>
                <w:webHidden/>
              </w:rPr>
              <w:tab/>
            </w:r>
            <w:r>
              <w:rPr>
                <w:noProof/>
                <w:webHidden/>
              </w:rPr>
              <w:fldChar w:fldCharType="begin"/>
            </w:r>
            <w:r>
              <w:rPr>
                <w:noProof/>
                <w:webHidden/>
              </w:rPr>
              <w:instrText xml:space="preserve"> PAGEREF _Toc68732821 \h </w:instrText>
            </w:r>
            <w:r>
              <w:rPr>
                <w:noProof/>
                <w:webHidden/>
              </w:rPr>
            </w:r>
            <w:r>
              <w:rPr>
                <w:noProof/>
                <w:webHidden/>
              </w:rPr>
              <w:fldChar w:fldCharType="separate"/>
            </w:r>
            <w:r>
              <w:rPr>
                <w:noProof/>
                <w:webHidden/>
              </w:rPr>
              <w:t>8</w:t>
            </w:r>
            <w:r>
              <w:rPr>
                <w:noProof/>
                <w:webHidden/>
              </w:rPr>
              <w:fldChar w:fldCharType="end"/>
            </w:r>
          </w:hyperlink>
        </w:p>
        <w:p w14:paraId="71D5459D" w14:textId="3DF2B599" w:rsidR="00FF0BA8" w:rsidRDefault="00FF0BA8">
          <w:pPr>
            <w:pStyle w:val="TOC3"/>
            <w:tabs>
              <w:tab w:val="right" w:leader="dot" w:pos="9350"/>
            </w:tabs>
            <w:rPr>
              <w:noProof/>
              <w:sz w:val="22"/>
              <w:szCs w:val="22"/>
              <w:lang w:eastAsia="ja-JP"/>
            </w:rPr>
          </w:pPr>
          <w:hyperlink w:anchor="_Toc68732822" w:history="1">
            <w:r w:rsidRPr="00963ADE">
              <w:rPr>
                <w:rStyle w:val="Hyperlink"/>
                <w:rFonts w:ascii="Calibri" w:hAnsi="Calibri" w:cs="Calibri"/>
                <w:noProof/>
              </w:rPr>
              <w:t>Phase 1: Feature Selection</w:t>
            </w:r>
            <w:r>
              <w:rPr>
                <w:noProof/>
                <w:webHidden/>
              </w:rPr>
              <w:tab/>
            </w:r>
            <w:r>
              <w:rPr>
                <w:noProof/>
                <w:webHidden/>
              </w:rPr>
              <w:fldChar w:fldCharType="begin"/>
            </w:r>
            <w:r>
              <w:rPr>
                <w:noProof/>
                <w:webHidden/>
              </w:rPr>
              <w:instrText xml:space="preserve"> PAGEREF _Toc68732822 \h </w:instrText>
            </w:r>
            <w:r>
              <w:rPr>
                <w:noProof/>
                <w:webHidden/>
              </w:rPr>
            </w:r>
            <w:r>
              <w:rPr>
                <w:noProof/>
                <w:webHidden/>
              </w:rPr>
              <w:fldChar w:fldCharType="separate"/>
            </w:r>
            <w:r>
              <w:rPr>
                <w:noProof/>
                <w:webHidden/>
              </w:rPr>
              <w:t>8</w:t>
            </w:r>
            <w:r>
              <w:rPr>
                <w:noProof/>
                <w:webHidden/>
              </w:rPr>
              <w:fldChar w:fldCharType="end"/>
            </w:r>
          </w:hyperlink>
        </w:p>
        <w:p w14:paraId="1DDC952B" w14:textId="10B1C8A5" w:rsidR="00FF0BA8" w:rsidRDefault="00FF0BA8">
          <w:pPr>
            <w:pStyle w:val="TOC3"/>
            <w:tabs>
              <w:tab w:val="right" w:leader="dot" w:pos="9350"/>
            </w:tabs>
            <w:rPr>
              <w:noProof/>
              <w:sz w:val="22"/>
              <w:szCs w:val="22"/>
              <w:lang w:eastAsia="ja-JP"/>
            </w:rPr>
          </w:pPr>
          <w:hyperlink w:anchor="_Toc68732823" w:history="1">
            <w:r w:rsidRPr="00963ADE">
              <w:rPr>
                <w:rStyle w:val="Hyperlink"/>
                <w:rFonts w:ascii="Calibri" w:hAnsi="Calibri" w:cs="Calibri"/>
                <w:noProof/>
              </w:rPr>
              <w:t>Phase 2: Player Selection</w:t>
            </w:r>
            <w:r>
              <w:rPr>
                <w:noProof/>
                <w:webHidden/>
              </w:rPr>
              <w:tab/>
            </w:r>
            <w:r>
              <w:rPr>
                <w:noProof/>
                <w:webHidden/>
              </w:rPr>
              <w:fldChar w:fldCharType="begin"/>
            </w:r>
            <w:r>
              <w:rPr>
                <w:noProof/>
                <w:webHidden/>
              </w:rPr>
              <w:instrText xml:space="preserve"> PAGEREF _Toc68732823 \h </w:instrText>
            </w:r>
            <w:r>
              <w:rPr>
                <w:noProof/>
                <w:webHidden/>
              </w:rPr>
            </w:r>
            <w:r>
              <w:rPr>
                <w:noProof/>
                <w:webHidden/>
              </w:rPr>
              <w:fldChar w:fldCharType="separate"/>
            </w:r>
            <w:r>
              <w:rPr>
                <w:noProof/>
                <w:webHidden/>
              </w:rPr>
              <w:t>12</w:t>
            </w:r>
            <w:r>
              <w:rPr>
                <w:noProof/>
                <w:webHidden/>
              </w:rPr>
              <w:fldChar w:fldCharType="end"/>
            </w:r>
          </w:hyperlink>
        </w:p>
        <w:p w14:paraId="32535349" w14:textId="6BF8BC9F" w:rsidR="00FF0BA8" w:rsidRDefault="00FF0BA8">
          <w:pPr>
            <w:pStyle w:val="TOC1"/>
            <w:rPr>
              <w:noProof/>
              <w:sz w:val="22"/>
              <w:szCs w:val="22"/>
              <w:lang w:eastAsia="ja-JP"/>
            </w:rPr>
          </w:pPr>
          <w:hyperlink w:anchor="_Toc68732824" w:history="1">
            <w:r w:rsidRPr="00963ADE">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_Toc68732824 \h </w:instrText>
            </w:r>
            <w:r>
              <w:rPr>
                <w:noProof/>
                <w:webHidden/>
              </w:rPr>
            </w:r>
            <w:r>
              <w:rPr>
                <w:noProof/>
                <w:webHidden/>
              </w:rPr>
              <w:fldChar w:fldCharType="separate"/>
            </w:r>
            <w:r>
              <w:rPr>
                <w:noProof/>
                <w:webHidden/>
              </w:rPr>
              <w:t>14</w:t>
            </w:r>
            <w:r>
              <w:rPr>
                <w:noProof/>
                <w:webHidden/>
              </w:rPr>
              <w:fldChar w:fldCharType="end"/>
            </w:r>
          </w:hyperlink>
        </w:p>
        <w:p w14:paraId="41AEE7FE" w14:textId="63A48154" w:rsidR="00FF0BA8" w:rsidRDefault="00FF0BA8">
          <w:pPr>
            <w:pStyle w:val="TOC1"/>
            <w:rPr>
              <w:noProof/>
              <w:sz w:val="22"/>
              <w:szCs w:val="22"/>
              <w:lang w:eastAsia="ja-JP"/>
            </w:rPr>
          </w:pPr>
          <w:hyperlink w:anchor="_Toc68732825" w:history="1">
            <w:r w:rsidRPr="00963ADE">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_Toc68732825 \h </w:instrText>
            </w:r>
            <w:r>
              <w:rPr>
                <w:noProof/>
                <w:webHidden/>
              </w:rPr>
            </w:r>
            <w:r>
              <w:rPr>
                <w:noProof/>
                <w:webHidden/>
              </w:rPr>
              <w:fldChar w:fldCharType="separate"/>
            </w:r>
            <w:r>
              <w:rPr>
                <w:noProof/>
                <w:webHidden/>
              </w:rPr>
              <w:t>15</w:t>
            </w:r>
            <w:r>
              <w:rPr>
                <w:noProof/>
                <w:webHidden/>
              </w:rPr>
              <w:fldChar w:fldCharType="end"/>
            </w:r>
          </w:hyperlink>
        </w:p>
        <w:p w14:paraId="6E06D842" w14:textId="65E74D4E" w:rsidR="00FF0BA8" w:rsidRDefault="00FF0BA8">
          <w:pPr>
            <w:pStyle w:val="TOC3"/>
            <w:tabs>
              <w:tab w:val="right" w:leader="dot" w:pos="9350"/>
            </w:tabs>
            <w:rPr>
              <w:noProof/>
              <w:sz w:val="22"/>
              <w:szCs w:val="22"/>
              <w:lang w:eastAsia="ja-JP"/>
            </w:rPr>
          </w:pPr>
          <w:hyperlink w:anchor="_Toc68732826" w:history="1">
            <w:r w:rsidRPr="00963ADE">
              <w:rPr>
                <w:rStyle w:val="Hyperlink"/>
                <w:rFonts w:ascii="Calibri" w:hAnsi="Calibri" w:cs="Calibri"/>
                <w:noProof/>
              </w:rPr>
              <w:t>Recommendations</w:t>
            </w:r>
            <w:r>
              <w:rPr>
                <w:noProof/>
                <w:webHidden/>
              </w:rPr>
              <w:tab/>
            </w:r>
            <w:r>
              <w:rPr>
                <w:noProof/>
                <w:webHidden/>
              </w:rPr>
              <w:fldChar w:fldCharType="begin"/>
            </w:r>
            <w:r>
              <w:rPr>
                <w:noProof/>
                <w:webHidden/>
              </w:rPr>
              <w:instrText xml:space="preserve"> PAGEREF _Toc68732826 \h </w:instrText>
            </w:r>
            <w:r>
              <w:rPr>
                <w:noProof/>
                <w:webHidden/>
              </w:rPr>
            </w:r>
            <w:r>
              <w:rPr>
                <w:noProof/>
                <w:webHidden/>
              </w:rPr>
              <w:fldChar w:fldCharType="separate"/>
            </w:r>
            <w:r>
              <w:rPr>
                <w:noProof/>
                <w:webHidden/>
              </w:rPr>
              <w:t>15</w:t>
            </w:r>
            <w:r>
              <w:rPr>
                <w:noProof/>
                <w:webHidden/>
              </w:rPr>
              <w:fldChar w:fldCharType="end"/>
            </w:r>
          </w:hyperlink>
        </w:p>
        <w:p w14:paraId="17A345C7" w14:textId="5C098A4F" w:rsidR="00FF0BA8" w:rsidRDefault="00FF0BA8">
          <w:pPr>
            <w:pStyle w:val="TOC3"/>
            <w:tabs>
              <w:tab w:val="right" w:leader="dot" w:pos="9350"/>
            </w:tabs>
            <w:rPr>
              <w:noProof/>
              <w:sz w:val="22"/>
              <w:szCs w:val="22"/>
              <w:lang w:eastAsia="ja-JP"/>
            </w:rPr>
          </w:pPr>
          <w:hyperlink w:anchor="_Toc68732827" w:history="1">
            <w:r w:rsidRPr="00963ADE">
              <w:rPr>
                <w:rStyle w:val="Hyperlink"/>
                <w:rFonts w:ascii="Calibri" w:hAnsi="Calibri" w:cs="Calibri"/>
                <w:noProof/>
              </w:rPr>
              <w:t>Limitations</w:t>
            </w:r>
            <w:r>
              <w:rPr>
                <w:noProof/>
                <w:webHidden/>
              </w:rPr>
              <w:tab/>
            </w:r>
            <w:r>
              <w:rPr>
                <w:noProof/>
                <w:webHidden/>
              </w:rPr>
              <w:fldChar w:fldCharType="begin"/>
            </w:r>
            <w:r>
              <w:rPr>
                <w:noProof/>
                <w:webHidden/>
              </w:rPr>
              <w:instrText xml:space="preserve"> PAGEREF _Toc68732827 \h </w:instrText>
            </w:r>
            <w:r>
              <w:rPr>
                <w:noProof/>
                <w:webHidden/>
              </w:rPr>
            </w:r>
            <w:r>
              <w:rPr>
                <w:noProof/>
                <w:webHidden/>
              </w:rPr>
              <w:fldChar w:fldCharType="separate"/>
            </w:r>
            <w:r>
              <w:rPr>
                <w:noProof/>
                <w:webHidden/>
              </w:rPr>
              <w:t>16</w:t>
            </w:r>
            <w:r>
              <w:rPr>
                <w:noProof/>
                <w:webHidden/>
              </w:rPr>
              <w:fldChar w:fldCharType="end"/>
            </w:r>
          </w:hyperlink>
        </w:p>
        <w:p w14:paraId="6DB8A90C" w14:textId="2E912DDD" w:rsidR="00FF0BA8" w:rsidRDefault="00FF0BA8">
          <w:pPr>
            <w:pStyle w:val="TOC1"/>
            <w:rPr>
              <w:noProof/>
              <w:sz w:val="22"/>
              <w:szCs w:val="22"/>
              <w:lang w:eastAsia="ja-JP"/>
            </w:rPr>
          </w:pPr>
          <w:hyperlink w:anchor="_Toc68732828" w:history="1">
            <w:r w:rsidRPr="00963ADE">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_Toc68732828 \h </w:instrText>
            </w:r>
            <w:r>
              <w:rPr>
                <w:noProof/>
                <w:webHidden/>
              </w:rPr>
            </w:r>
            <w:r>
              <w:rPr>
                <w:noProof/>
                <w:webHidden/>
              </w:rPr>
              <w:fldChar w:fldCharType="separate"/>
            </w:r>
            <w:r>
              <w:rPr>
                <w:noProof/>
                <w:webHidden/>
              </w:rPr>
              <w:t>17</w:t>
            </w:r>
            <w:r>
              <w:rPr>
                <w:noProof/>
                <w:webHidden/>
              </w:rPr>
              <w:fldChar w:fldCharType="end"/>
            </w:r>
          </w:hyperlink>
        </w:p>
        <w:p w14:paraId="603A35AE" w14:textId="0D6E619B" w:rsidR="00FF0BA8" w:rsidRDefault="00FF0BA8">
          <w:pPr>
            <w:pStyle w:val="TOC1"/>
            <w:rPr>
              <w:noProof/>
              <w:sz w:val="22"/>
              <w:szCs w:val="22"/>
              <w:lang w:eastAsia="ja-JP"/>
            </w:rPr>
          </w:pPr>
          <w:hyperlink w:anchor="_Toc68732829" w:history="1">
            <w:r w:rsidRPr="00963ADE">
              <w:rPr>
                <w:rStyle w:val="Hyperlink"/>
                <w:rFonts w:ascii="Calibri" w:hAnsi="Calibri" w:cs="Calibri"/>
                <w:noProof/>
              </w:rPr>
              <w:t>APPENDIX A: Project Planning</w:t>
            </w:r>
            <w:r>
              <w:rPr>
                <w:noProof/>
                <w:webHidden/>
              </w:rPr>
              <w:tab/>
            </w:r>
            <w:r>
              <w:rPr>
                <w:noProof/>
                <w:webHidden/>
              </w:rPr>
              <w:fldChar w:fldCharType="begin"/>
            </w:r>
            <w:r>
              <w:rPr>
                <w:noProof/>
                <w:webHidden/>
              </w:rPr>
              <w:instrText xml:space="preserve"> PAGEREF _Toc68732829 \h </w:instrText>
            </w:r>
            <w:r>
              <w:rPr>
                <w:noProof/>
                <w:webHidden/>
              </w:rPr>
            </w:r>
            <w:r>
              <w:rPr>
                <w:noProof/>
                <w:webHidden/>
              </w:rPr>
              <w:fldChar w:fldCharType="separate"/>
            </w:r>
            <w:r>
              <w:rPr>
                <w:noProof/>
                <w:webHidden/>
              </w:rPr>
              <w:t>18</w:t>
            </w:r>
            <w:r>
              <w:rPr>
                <w:noProof/>
                <w:webHidden/>
              </w:rPr>
              <w:fldChar w:fldCharType="end"/>
            </w:r>
          </w:hyperlink>
        </w:p>
        <w:p w14:paraId="342A4C06" w14:textId="6A6379DB" w:rsidR="00FF0BA8" w:rsidRDefault="00FF0BA8">
          <w:pPr>
            <w:pStyle w:val="TOC1"/>
            <w:rPr>
              <w:noProof/>
              <w:sz w:val="22"/>
              <w:szCs w:val="22"/>
              <w:lang w:eastAsia="ja-JP"/>
            </w:rPr>
          </w:pPr>
          <w:hyperlink w:anchor="_Toc68732830" w:history="1">
            <w:r w:rsidRPr="00963ADE">
              <w:rPr>
                <w:rStyle w:val="Hyperlink"/>
                <w:rFonts w:ascii="Calibri" w:hAnsi="Calibri" w:cs="Calibri"/>
                <w:noProof/>
              </w:rPr>
              <w:t>APPENDIX B: Implementation Tools</w:t>
            </w:r>
            <w:r>
              <w:rPr>
                <w:noProof/>
                <w:webHidden/>
              </w:rPr>
              <w:tab/>
            </w:r>
            <w:r>
              <w:rPr>
                <w:noProof/>
                <w:webHidden/>
              </w:rPr>
              <w:fldChar w:fldCharType="begin"/>
            </w:r>
            <w:r>
              <w:rPr>
                <w:noProof/>
                <w:webHidden/>
              </w:rPr>
              <w:instrText xml:space="preserve"> PAGEREF _Toc68732830 \h </w:instrText>
            </w:r>
            <w:r>
              <w:rPr>
                <w:noProof/>
                <w:webHidden/>
              </w:rPr>
            </w:r>
            <w:r>
              <w:rPr>
                <w:noProof/>
                <w:webHidden/>
              </w:rPr>
              <w:fldChar w:fldCharType="separate"/>
            </w:r>
            <w:r>
              <w:rPr>
                <w:noProof/>
                <w:webHidden/>
              </w:rPr>
              <w:t>19</w:t>
            </w:r>
            <w:r>
              <w:rPr>
                <w:noProof/>
                <w:webHidden/>
              </w:rPr>
              <w:fldChar w:fldCharType="end"/>
            </w:r>
          </w:hyperlink>
        </w:p>
        <w:p w14:paraId="55B346AA" w14:textId="48CB5F3B" w:rsidR="00FF0BA8" w:rsidRDefault="00FF0BA8">
          <w:pPr>
            <w:pStyle w:val="TOC1"/>
            <w:rPr>
              <w:noProof/>
              <w:sz w:val="22"/>
              <w:szCs w:val="22"/>
              <w:lang w:eastAsia="ja-JP"/>
            </w:rPr>
          </w:pPr>
          <w:hyperlink w:anchor="_Toc68732831" w:history="1">
            <w:r w:rsidRPr="00963ADE">
              <w:rPr>
                <w:rStyle w:val="Hyperlink"/>
                <w:rFonts w:ascii="Calibri" w:hAnsi="Calibri" w:cs="Calibri"/>
                <w:noProof/>
                <w:lang w:val="fr-FR"/>
              </w:rPr>
              <w:t>APPENDIX C: Correlation Matrix</w:t>
            </w:r>
            <w:r>
              <w:rPr>
                <w:noProof/>
                <w:webHidden/>
              </w:rPr>
              <w:tab/>
            </w:r>
            <w:r>
              <w:rPr>
                <w:noProof/>
                <w:webHidden/>
              </w:rPr>
              <w:fldChar w:fldCharType="begin"/>
            </w:r>
            <w:r>
              <w:rPr>
                <w:noProof/>
                <w:webHidden/>
              </w:rPr>
              <w:instrText xml:space="preserve"> PAGEREF _Toc68732831 \h </w:instrText>
            </w:r>
            <w:r>
              <w:rPr>
                <w:noProof/>
                <w:webHidden/>
              </w:rPr>
            </w:r>
            <w:r>
              <w:rPr>
                <w:noProof/>
                <w:webHidden/>
              </w:rPr>
              <w:fldChar w:fldCharType="separate"/>
            </w:r>
            <w:r>
              <w:rPr>
                <w:noProof/>
                <w:webHidden/>
              </w:rPr>
              <w:t>20</w:t>
            </w:r>
            <w:r>
              <w:rPr>
                <w:noProof/>
                <w:webHidden/>
              </w:rPr>
              <w:fldChar w:fldCharType="end"/>
            </w:r>
          </w:hyperlink>
        </w:p>
        <w:p w14:paraId="59AAC258" w14:textId="66C2F1BD" w:rsidR="00FF0BA8" w:rsidRDefault="00FF0BA8">
          <w:pPr>
            <w:pStyle w:val="TOC1"/>
            <w:rPr>
              <w:noProof/>
              <w:sz w:val="22"/>
              <w:szCs w:val="22"/>
              <w:lang w:eastAsia="ja-JP"/>
            </w:rPr>
          </w:pPr>
          <w:hyperlink w:anchor="_Toc68732832" w:history="1">
            <w:r w:rsidRPr="00963ADE">
              <w:rPr>
                <w:rStyle w:val="Hyperlink"/>
                <w:rFonts w:ascii="Calibri" w:hAnsi="Calibri" w:cs="Calibri"/>
                <w:noProof/>
              </w:rPr>
              <w:t>APPENDIX D: Feature Importance</w:t>
            </w:r>
            <w:r>
              <w:rPr>
                <w:noProof/>
                <w:webHidden/>
              </w:rPr>
              <w:tab/>
            </w:r>
            <w:r>
              <w:rPr>
                <w:noProof/>
                <w:webHidden/>
              </w:rPr>
              <w:fldChar w:fldCharType="begin"/>
            </w:r>
            <w:r>
              <w:rPr>
                <w:noProof/>
                <w:webHidden/>
              </w:rPr>
              <w:instrText xml:space="preserve"> PAGEREF _Toc68732832 \h </w:instrText>
            </w:r>
            <w:r>
              <w:rPr>
                <w:noProof/>
                <w:webHidden/>
              </w:rPr>
            </w:r>
            <w:r>
              <w:rPr>
                <w:noProof/>
                <w:webHidden/>
              </w:rPr>
              <w:fldChar w:fldCharType="separate"/>
            </w:r>
            <w:r>
              <w:rPr>
                <w:noProof/>
                <w:webHidden/>
              </w:rPr>
              <w:t>22</w:t>
            </w:r>
            <w:r>
              <w:rPr>
                <w:noProof/>
                <w:webHidden/>
              </w:rPr>
              <w:fldChar w:fldCharType="end"/>
            </w:r>
          </w:hyperlink>
        </w:p>
        <w:p w14:paraId="0E233284" w14:textId="06EE9AF7" w:rsidR="000750EB" w:rsidRPr="00781AC2" w:rsidRDefault="000750EB" w:rsidP="00FF0BA8">
          <w:pPr>
            <w:spacing w:before="60" w:after="0" w:line="240" w:lineRule="auto"/>
            <w:rPr>
              <w:rFonts w:ascii="Calibri" w:hAnsi="Calibri" w:cs="Calibri"/>
            </w:rPr>
          </w:pPr>
          <w:r w:rsidRPr="00781AC2">
            <w:rPr>
              <w:rFonts w:ascii="Calibri" w:hAnsi="Calibri" w:cs="Calibri"/>
              <w:b/>
              <w:bCs/>
              <w:noProof/>
            </w:rPr>
            <w:fldChar w:fldCharType="end"/>
          </w:r>
        </w:p>
      </w:sdtContent>
    </w:sdt>
    <w:p w14:paraId="2B320D22" w14:textId="09812A56" w:rsidR="00F91C49" w:rsidRPr="00321CA8" w:rsidRDefault="00F91C49" w:rsidP="00FF0BA8">
      <w:pPr>
        <w:spacing w:before="60" w:after="0" w:line="240" w:lineRule="auto"/>
        <w:rPr>
          <w:rFonts w:ascii="Calibri" w:hAnsi="Calibri" w:cs="Calibri"/>
          <w:b/>
          <w:bCs/>
        </w:rPr>
      </w:pPr>
      <w:r w:rsidRPr="00321CA8">
        <w:rPr>
          <w:rFonts w:ascii="Calibri" w:hAnsi="Calibri" w:cs="Calibri"/>
          <w:b/>
          <w:bCs/>
        </w:rPr>
        <w:t>Figures</w:t>
      </w:r>
    </w:p>
    <w:p w14:paraId="2858FADF" w14:textId="51E82990" w:rsidR="00FF0BA8" w:rsidRDefault="00F91C49" w:rsidP="00FF0BA8">
      <w:pPr>
        <w:pStyle w:val="TableofFigures"/>
        <w:tabs>
          <w:tab w:val="right" w:leader="dot" w:pos="9350"/>
        </w:tabs>
        <w:spacing w:before="60" w:line="240" w:lineRule="auto"/>
        <w:rPr>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\h \z \c "Figure" </w:instrText>
      </w:r>
      <w:r w:rsidRPr="00781AC2">
        <w:rPr>
          <w:rFonts w:ascii="Calibri" w:hAnsi="Calibri" w:cs="Calibri"/>
        </w:rPr>
        <w:fldChar w:fldCharType="separate"/>
      </w:r>
      <w:hyperlink w:anchor="_Toc68732833" w:history="1">
        <w:r w:rsidR="00FF0BA8" w:rsidRPr="004405F5">
          <w:rPr>
            <w:rStyle w:val="Hyperlink"/>
            <w:rFonts w:cstheme="minorHAnsi"/>
            <w:noProof/>
          </w:rPr>
          <w:t>Figure 1 Example PlayerGameLogs data subset</w:t>
        </w:r>
        <w:r w:rsidR="00FF0BA8">
          <w:rPr>
            <w:noProof/>
            <w:webHidden/>
          </w:rPr>
          <w:tab/>
        </w:r>
        <w:r w:rsidR="00FF0BA8">
          <w:rPr>
            <w:noProof/>
            <w:webHidden/>
          </w:rPr>
          <w:fldChar w:fldCharType="begin"/>
        </w:r>
        <w:r w:rsidR="00FF0BA8">
          <w:rPr>
            <w:noProof/>
            <w:webHidden/>
          </w:rPr>
          <w:instrText xml:space="preserve"> PAGEREF _Toc68732833 \h </w:instrText>
        </w:r>
        <w:r w:rsidR="00FF0BA8">
          <w:rPr>
            <w:noProof/>
            <w:webHidden/>
          </w:rPr>
        </w:r>
        <w:r w:rsidR="00FF0BA8">
          <w:rPr>
            <w:noProof/>
            <w:webHidden/>
          </w:rPr>
          <w:fldChar w:fldCharType="separate"/>
        </w:r>
        <w:r w:rsidR="00FF0BA8">
          <w:rPr>
            <w:noProof/>
            <w:webHidden/>
          </w:rPr>
          <w:t>6</w:t>
        </w:r>
        <w:r w:rsidR="00FF0BA8">
          <w:rPr>
            <w:noProof/>
            <w:webHidden/>
          </w:rPr>
          <w:fldChar w:fldCharType="end"/>
        </w:r>
      </w:hyperlink>
    </w:p>
    <w:p w14:paraId="789D0B29" w14:textId="16F51B9F" w:rsidR="00FF0BA8" w:rsidRDefault="00FF0BA8" w:rsidP="00FF0BA8">
      <w:pPr>
        <w:pStyle w:val="TableofFigures"/>
        <w:tabs>
          <w:tab w:val="right" w:leader="dot" w:pos="9350"/>
        </w:tabs>
        <w:spacing w:before="60" w:line="240" w:lineRule="auto"/>
        <w:rPr>
          <w:noProof/>
          <w:sz w:val="22"/>
          <w:szCs w:val="22"/>
          <w:lang w:eastAsia="ja-JP"/>
        </w:rPr>
      </w:pPr>
      <w:hyperlink w:anchor="_Toc68732834" w:history="1">
        <w:r w:rsidRPr="004405F5">
          <w:rPr>
            <w:rStyle w:val="Hyperlink"/>
            <w:noProof/>
          </w:rPr>
          <w:t>Figure 2 Available features for data between 2005 to 2020 (NBA Media Ventures, LLC., 2021)</w:t>
        </w:r>
        <w:r>
          <w:rPr>
            <w:noProof/>
            <w:webHidden/>
          </w:rPr>
          <w:tab/>
        </w:r>
        <w:r>
          <w:rPr>
            <w:noProof/>
            <w:webHidden/>
          </w:rPr>
          <w:fldChar w:fldCharType="begin"/>
        </w:r>
        <w:r>
          <w:rPr>
            <w:noProof/>
            <w:webHidden/>
          </w:rPr>
          <w:instrText xml:space="preserve"> PAGEREF _Toc68732834 \h </w:instrText>
        </w:r>
        <w:r>
          <w:rPr>
            <w:noProof/>
            <w:webHidden/>
          </w:rPr>
        </w:r>
        <w:r>
          <w:rPr>
            <w:noProof/>
            <w:webHidden/>
          </w:rPr>
          <w:fldChar w:fldCharType="separate"/>
        </w:r>
        <w:r>
          <w:rPr>
            <w:noProof/>
            <w:webHidden/>
          </w:rPr>
          <w:t>8</w:t>
        </w:r>
        <w:r>
          <w:rPr>
            <w:noProof/>
            <w:webHidden/>
          </w:rPr>
          <w:fldChar w:fldCharType="end"/>
        </w:r>
      </w:hyperlink>
    </w:p>
    <w:p w14:paraId="3BC20F0B" w14:textId="13783A04" w:rsidR="00FF0BA8" w:rsidRDefault="00FF0BA8" w:rsidP="00FF0BA8">
      <w:pPr>
        <w:pStyle w:val="TableofFigures"/>
        <w:tabs>
          <w:tab w:val="right" w:leader="dot" w:pos="9350"/>
        </w:tabs>
        <w:spacing w:before="60" w:line="240" w:lineRule="auto"/>
        <w:rPr>
          <w:noProof/>
          <w:sz w:val="22"/>
          <w:szCs w:val="22"/>
          <w:lang w:eastAsia="ja-JP"/>
        </w:rPr>
      </w:pPr>
      <w:hyperlink w:anchor="_Toc68732835" w:history="1">
        <w:r w:rsidRPr="004405F5">
          <w:rPr>
            <w:rStyle w:val="Hyperlink"/>
            <w:rFonts w:ascii="Calibri" w:hAnsi="Calibri" w:cs="Calibri"/>
            <w:noProof/>
          </w:rPr>
          <w:t>Figure 3 Example NBA Salary data subset</w:t>
        </w:r>
        <w:r>
          <w:rPr>
            <w:noProof/>
            <w:webHidden/>
          </w:rPr>
          <w:tab/>
        </w:r>
        <w:r>
          <w:rPr>
            <w:noProof/>
            <w:webHidden/>
          </w:rPr>
          <w:fldChar w:fldCharType="begin"/>
        </w:r>
        <w:r>
          <w:rPr>
            <w:noProof/>
            <w:webHidden/>
          </w:rPr>
          <w:instrText xml:space="preserve"> PAGEREF _Toc68732835 \h </w:instrText>
        </w:r>
        <w:r>
          <w:rPr>
            <w:noProof/>
            <w:webHidden/>
          </w:rPr>
        </w:r>
        <w:r>
          <w:rPr>
            <w:noProof/>
            <w:webHidden/>
          </w:rPr>
          <w:fldChar w:fldCharType="separate"/>
        </w:r>
        <w:r>
          <w:rPr>
            <w:noProof/>
            <w:webHidden/>
          </w:rPr>
          <w:t>8</w:t>
        </w:r>
        <w:r>
          <w:rPr>
            <w:noProof/>
            <w:webHidden/>
          </w:rPr>
          <w:fldChar w:fldCharType="end"/>
        </w:r>
      </w:hyperlink>
    </w:p>
    <w:p w14:paraId="1EC7E93F" w14:textId="0597A682" w:rsidR="00FF0BA8" w:rsidRDefault="00FF0BA8" w:rsidP="00FF0BA8">
      <w:pPr>
        <w:pStyle w:val="TableofFigures"/>
        <w:tabs>
          <w:tab w:val="right" w:leader="dot" w:pos="9350"/>
        </w:tabs>
        <w:spacing w:before="60" w:line="240" w:lineRule="auto"/>
        <w:rPr>
          <w:noProof/>
          <w:sz w:val="22"/>
          <w:szCs w:val="22"/>
          <w:lang w:eastAsia="ja-JP"/>
        </w:rPr>
      </w:pPr>
      <w:hyperlink w:anchor="_Toc68732836" w:history="1">
        <w:r w:rsidRPr="004405F5">
          <w:rPr>
            <w:rStyle w:val="Hyperlink"/>
            <w:rFonts w:ascii="Calibri" w:hAnsi="Calibri" w:cs="Calibri"/>
            <w:noProof/>
          </w:rPr>
          <w:t>Figure 4 Available features for salary data between 2015 to 2025 (ESPN and HoopHype)</w:t>
        </w:r>
        <w:r>
          <w:rPr>
            <w:noProof/>
            <w:webHidden/>
          </w:rPr>
          <w:tab/>
        </w:r>
        <w:r>
          <w:rPr>
            <w:noProof/>
            <w:webHidden/>
          </w:rPr>
          <w:fldChar w:fldCharType="begin"/>
        </w:r>
        <w:r>
          <w:rPr>
            <w:noProof/>
            <w:webHidden/>
          </w:rPr>
          <w:instrText xml:space="preserve"> PAGEREF _Toc68732836 \h </w:instrText>
        </w:r>
        <w:r>
          <w:rPr>
            <w:noProof/>
            <w:webHidden/>
          </w:rPr>
        </w:r>
        <w:r>
          <w:rPr>
            <w:noProof/>
            <w:webHidden/>
          </w:rPr>
          <w:fldChar w:fldCharType="separate"/>
        </w:r>
        <w:r>
          <w:rPr>
            <w:noProof/>
            <w:webHidden/>
          </w:rPr>
          <w:t>8</w:t>
        </w:r>
        <w:r>
          <w:rPr>
            <w:noProof/>
            <w:webHidden/>
          </w:rPr>
          <w:fldChar w:fldCharType="end"/>
        </w:r>
      </w:hyperlink>
    </w:p>
    <w:p w14:paraId="764BDDF7" w14:textId="46670393" w:rsidR="00FF0BA8" w:rsidRDefault="00FF0BA8" w:rsidP="00FF0BA8">
      <w:pPr>
        <w:pStyle w:val="TableofFigures"/>
        <w:tabs>
          <w:tab w:val="right" w:leader="dot" w:pos="9350"/>
        </w:tabs>
        <w:spacing w:before="60" w:line="240" w:lineRule="auto"/>
        <w:rPr>
          <w:noProof/>
          <w:sz w:val="22"/>
          <w:szCs w:val="22"/>
          <w:lang w:eastAsia="ja-JP"/>
        </w:rPr>
      </w:pPr>
      <w:hyperlink w:anchor="_Toc68732837" w:history="1">
        <w:r w:rsidRPr="004405F5">
          <w:rPr>
            <w:rStyle w:val="Hyperlink"/>
            <w:noProof/>
          </w:rPr>
          <w:t>Figure 5 Process for Phase 1: Feature Selection</w:t>
        </w:r>
        <w:r>
          <w:rPr>
            <w:noProof/>
            <w:webHidden/>
          </w:rPr>
          <w:tab/>
        </w:r>
        <w:r>
          <w:rPr>
            <w:noProof/>
            <w:webHidden/>
          </w:rPr>
          <w:fldChar w:fldCharType="begin"/>
        </w:r>
        <w:r>
          <w:rPr>
            <w:noProof/>
            <w:webHidden/>
          </w:rPr>
          <w:instrText xml:space="preserve"> PAGEREF _Toc68732837 \h </w:instrText>
        </w:r>
        <w:r>
          <w:rPr>
            <w:noProof/>
            <w:webHidden/>
          </w:rPr>
        </w:r>
        <w:r>
          <w:rPr>
            <w:noProof/>
            <w:webHidden/>
          </w:rPr>
          <w:fldChar w:fldCharType="separate"/>
        </w:r>
        <w:r>
          <w:rPr>
            <w:noProof/>
            <w:webHidden/>
          </w:rPr>
          <w:t>9</w:t>
        </w:r>
        <w:r>
          <w:rPr>
            <w:noProof/>
            <w:webHidden/>
          </w:rPr>
          <w:fldChar w:fldCharType="end"/>
        </w:r>
      </w:hyperlink>
    </w:p>
    <w:p w14:paraId="578F42E4" w14:textId="67B530EA" w:rsidR="00FF0BA8" w:rsidRDefault="00FF0BA8" w:rsidP="00FF0BA8">
      <w:pPr>
        <w:pStyle w:val="TableofFigures"/>
        <w:tabs>
          <w:tab w:val="right" w:leader="dot" w:pos="9350"/>
        </w:tabs>
        <w:spacing w:before="60" w:line="240" w:lineRule="auto"/>
        <w:rPr>
          <w:noProof/>
          <w:sz w:val="22"/>
          <w:szCs w:val="22"/>
          <w:lang w:eastAsia="ja-JP"/>
        </w:rPr>
      </w:pPr>
      <w:hyperlink w:anchor="_Toc68732838" w:history="1">
        <w:r w:rsidRPr="004405F5">
          <w:rPr>
            <w:rStyle w:val="Hyperlink"/>
            <w:rFonts w:ascii="Calibri" w:hAnsi="Calibri" w:cs="Calibri"/>
            <w:noProof/>
          </w:rPr>
          <w:t>Figure 6 Feature correlations with values greater than 0.85</w:t>
        </w:r>
        <w:r>
          <w:rPr>
            <w:noProof/>
            <w:webHidden/>
          </w:rPr>
          <w:tab/>
        </w:r>
        <w:r>
          <w:rPr>
            <w:noProof/>
            <w:webHidden/>
          </w:rPr>
          <w:fldChar w:fldCharType="begin"/>
        </w:r>
        <w:r>
          <w:rPr>
            <w:noProof/>
            <w:webHidden/>
          </w:rPr>
          <w:instrText xml:space="preserve"> PAGEREF _Toc68732838 \h </w:instrText>
        </w:r>
        <w:r>
          <w:rPr>
            <w:noProof/>
            <w:webHidden/>
          </w:rPr>
        </w:r>
        <w:r>
          <w:rPr>
            <w:noProof/>
            <w:webHidden/>
          </w:rPr>
          <w:fldChar w:fldCharType="separate"/>
        </w:r>
        <w:r>
          <w:rPr>
            <w:noProof/>
            <w:webHidden/>
          </w:rPr>
          <w:t>11</w:t>
        </w:r>
        <w:r>
          <w:rPr>
            <w:noProof/>
            <w:webHidden/>
          </w:rPr>
          <w:fldChar w:fldCharType="end"/>
        </w:r>
      </w:hyperlink>
    </w:p>
    <w:p w14:paraId="2E060FE7" w14:textId="3907DD4D" w:rsidR="00FF0BA8" w:rsidRDefault="00FF0BA8" w:rsidP="00FF0BA8">
      <w:pPr>
        <w:pStyle w:val="TableofFigures"/>
        <w:tabs>
          <w:tab w:val="right" w:leader="dot" w:pos="9350"/>
        </w:tabs>
        <w:spacing w:before="60" w:line="240" w:lineRule="auto"/>
        <w:rPr>
          <w:noProof/>
          <w:sz w:val="22"/>
          <w:szCs w:val="22"/>
          <w:lang w:eastAsia="ja-JP"/>
        </w:rPr>
      </w:pPr>
      <w:hyperlink w:anchor="_Toc68732839" w:history="1">
        <w:r w:rsidRPr="004405F5">
          <w:rPr>
            <w:rStyle w:val="Hyperlink"/>
            <w:rFonts w:ascii="Calibri" w:hAnsi="Calibri" w:cs="Calibri"/>
            <w:noProof/>
          </w:rPr>
          <w:t>Figure 7 Accuracy / F1-Score / Sensitivity / Specificity by Model Comparison</w:t>
        </w:r>
        <w:r>
          <w:rPr>
            <w:noProof/>
            <w:webHidden/>
          </w:rPr>
          <w:tab/>
        </w:r>
        <w:r>
          <w:rPr>
            <w:noProof/>
            <w:webHidden/>
          </w:rPr>
          <w:fldChar w:fldCharType="begin"/>
        </w:r>
        <w:r>
          <w:rPr>
            <w:noProof/>
            <w:webHidden/>
          </w:rPr>
          <w:instrText xml:space="preserve"> PAGEREF _Toc68732839 \h </w:instrText>
        </w:r>
        <w:r>
          <w:rPr>
            <w:noProof/>
            <w:webHidden/>
          </w:rPr>
        </w:r>
        <w:r>
          <w:rPr>
            <w:noProof/>
            <w:webHidden/>
          </w:rPr>
          <w:fldChar w:fldCharType="separate"/>
        </w:r>
        <w:r>
          <w:rPr>
            <w:noProof/>
            <w:webHidden/>
          </w:rPr>
          <w:t>11</w:t>
        </w:r>
        <w:r>
          <w:rPr>
            <w:noProof/>
            <w:webHidden/>
          </w:rPr>
          <w:fldChar w:fldCharType="end"/>
        </w:r>
      </w:hyperlink>
    </w:p>
    <w:p w14:paraId="399CDA0C" w14:textId="48A69F0B" w:rsidR="00FF0BA8" w:rsidRDefault="00FF0BA8" w:rsidP="00FF0BA8">
      <w:pPr>
        <w:pStyle w:val="TableofFigures"/>
        <w:tabs>
          <w:tab w:val="right" w:leader="dot" w:pos="9350"/>
        </w:tabs>
        <w:spacing w:before="60" w:line="240" w:lineRule="auto"/>
        <w:rPr>
          <w:noProof/>
          <w:sz w:val="22"/>
          <w:szCs w:val="22"/>
          <w:lang w:eastAsia="ja-JP"/>
        </w:rPr>
      </w:pPr>
      <w:hyperlink w:anchor="_Toc68732840" w:history="1">
        <w:r w:rsidRPr="004405F5">
          <w:rPr>
            <w:rStyle w:val="Hyperlink"/>
            <w:rFonts w:ascii="Calibri" w:hAnsi="Calibri" w:cs="Calibri"/>
            <w:noProof/>
          </w:rPr>
          <w:t>Figure 8 Feature Importance by Model</w:t>
        </w:r>
        <w:r>
          <w:rPr>
            <w:noProof/>
            <w:webHidden/>
          </w:rPr>
          <w:tab/>
        </w:r>
        <w:r>
          <w:rPr>
            <w:noProof/>
            <w:webHidden/>
          </w:rPr>
          <w:fldChar w:fldCharType="begin"/>
        </w:r>
        <w:r>
          <w:rPr>
            <w:noProof/>
            <w:webHidden/>
          </w:rPr>
          <w:instrText xml:space="preserve"> PAGEREF _Toc68732840 \h </w:instrText>
        </w:r>
        <w:r>
          <w:rPr>
            <w:noProof/>
            <w:webHidden/>
          </w:rPr>
        </w:r>
        <w:r>
          <w:rPr>
            <w:noProof/>
            <w:webHidden/>
          </w:rPr>
          <w:fldChar w:fldCharType="separate"/>
        </w:r>
        <w:r>
          <w:rPr>
            <w:noProof/>
            <w:webHidden/>
          </w:rPr>
          <w:t>12</w:t>
        </w:r>
        <w:r>
          <w:rPr>
            <w:noProof/>
            <w:webHidden/>
          </w:rPr>
          <w:fldChar w:fldCharType="end"/>
        </w:r>
      </w:hyperlink>
    </w:p>
    <w:p w14:paraId="5165E2FD" w14:textId="3B5232FC" w:rsidR="00FF0BA8" w:rsidRDefault="00FF0BA8" w:rsidP="00FF0BA8">
      <w:pPr>
        <w:pStyle w:val="TableofFigures"/>
        <w:tabs>
          <w:tab w:val="right" w:leader="dot" w:pos="9350"/>
        </w:tabs>
        <w:spacing w:before="60" w:line="240" w:lineRule="auto"/>
        <w:rPr>
          <w:noProof/>
          <w:sz w:val="22"/>
          <w:szCs w:val="22"/>
          <w:lang w:eastAsia="ja-JP"/>
        </w:rPr>
      </w:pPr>
      <w:hyperlink w:anchor="_Toc68732841" w:history="1">
        <w:r w:rsidRPr="004405F5">
          <w:rPr>
            <w:rStyle w:val="Hyperlink"/>
            <w:rFonts w:ascii="Calibri" w:hAnsi="Calibri" w:cs="Calibri"/>
            <w:noProof/>
          </w:rPr>
          <w:t>Figure 9 Process for Phase 2: Player Selection</w:t>
        </w:r>
        <w:r>
          <w:rPr>
            <w:noProof/>
            <w:webHidden/>
          </w:rPr>
          <w:tab/>
        </w:r>
        <w:r>
          <w:rPr>
            <w:noProof/>
            <w:webHidden/>
          </w:rPr>
          <w:fldChar w:fldCharType="begin"/>
        </w:r>
        <w:r>
          <w:rPr>
            <w:noProof/>
            <w:webHidden/>
          </w:rPr>
          <w:instrText xml:space="preserve"> PAGEREF _Toc68732841 \h </w:instrText>
        </w:r>
        <w:r>
          <w:rPr>
            <w:noProof/>
            <w:webHidden/>
          </w:rPr>
        </w:r>
        <w:r>
          <w:rPr>
            <w:noProof/>
            <w:webHidden/>
          </w:rPr>
          <w:fldChar w:fldCharType="separate"/>
        </w:r>
        <w:r>
          <w:rPr>
            <w:noProof/>
            <w:webHidden/>
          </w:rPr>
          <w:t>13</w:t>
        </w:r>
        <w:r>
          <w:rPr>
            <w:noProof/>
            <w:webHidden/>
          </w:rPr>
          <w:fldChar w:fldCharType="end"/>
        </w:r>
      </w:hyperlink>
    </w:p>
    <w:p w14:paraId="4CC1DB93" w14:textId="6550CE5D" w:rsidR="00FF0BA8" w:rsidRDefault="00FF0BA8" w:rsidP="00FF0BA8">
      <w:pPr>
        <w:pStyle w:val="TableofFigures"/>
        <w:tabs>
          <w:tab w:val="right" w:leader="dot" w:pos="9350"/>
        </w:tabs>
        <w:spacing w:before="60" w:line="240" w:lineRule="auto"/>
        <w:rPr>
          <w:noProof/>
          <w:sz w:val="22"/>
          <w:szCs w:val="22"/>
          <w:lang w:eastAsia="ja-JP"/>
        </w:rPr>
      </w:pPr>
      <w:hyperlink w:anchor="_Toc68732842" w:history="1">
        <w:r w:rsidRPr="004405F5">
          <w:rPr>
            <w:rStyle w:val="Hyperlink"/>
            <w:noProof/>
          </w:rPr>
          <w:t>Figure 10 Team Wins Prediction Model Performance</w:t>
        </w:r>
        <w:r>
          <w:rPr>
            <w:noProof/>
            <w:webHidden/>
          </w:rPr>
          <w:tab/>
        </w:r>
        <w:r>
          <w:rPr>
            <w:noProof/>
            <w:webHidden/>
          </w:rPr>
          <w:fldChar w:fldCharType="begin"/>
        </w:r>
        <w:r>
          <w:rPr>
            <w:noProof/>
            <w:webHidden/>
          </w:rPr>
          <w:instrText xml:space="preserve"> PAGEREF _Toc68732842 \h </w:instrText>
        </w:r>
        <w:r>
          <w:rPr>
            <w:noProof/>
            <w:webHidden/>
          </w:rPr>
        </w:r>
        <w:r>
          <w:rPr>
            <w:noProof/>
            <w:webHidden/>
          </w:rPr>
          <w:fldChar w:fldCharType="separate"/>
        </w:r>
        <w:r>
          <w:rPr>
            <w:noProof/>
            <w:webHidden/>
          </w:rPr>
          <w:t>13</w:t>
        </w:r>
        <w:r>
          <w:rPr>
            <w:noProof/>
            <w:webHidden/>
          </w:rPr>
          <w:fldChar w:fldCharType="end"/>
        </w:r>
      </w:hyperlink>
    </w:p>
    <w:p w14:paraId="4411842C" w14:textId="67B21990" w:rsidR="00FF0BA8" w:rsidRDefault="00FF0BA8" w:rsidP="00FF0BA8">
      <w:pPr>
        <w:pStyle w:val="TableofFigures"/>
        <w:tabs>
          <w:tab w:val="right" w:leader="dot" w:pos="9350"/>
        </w:tabs>
        <w:spacing w:before="60" w:line="240" w:lineRule="auto"/>
        <w:rPr>
          <w:noProof/>
          <w:sz w:val="22"/>
          <w:szCs w:val="22"/>
          <w:lang w:eastAsia="ja-JP"/>
        </w:rPr>
      </w:pPr>
      <w:hyperlink w:anchor="_Toc68732843" w:history="1">
        <w:r w:rsidRPr="004405F5">
          <w:rPr>
            <w:rStyle w:val="Hyperlink"/>
            <w:rFonts w:ascii="Calibri" w:hAnsi="Calibri" w:cs="Calibri"/>
            <w:noProof/>
          </w:rPr>
          <w:t>Figure 11 TOR and Non-TOR Player Average Stats Comparison</w:t>
        </w:r>
        <w:r>
          <w:rPr>
            <w:noProof/>
            <w:webHidden/>
          </w:rPr>
          <w:tab/>
        </w:r>
        <w:r>
          <w:rPr>
            <w:noProof/>
            <w:webHidden/>
          </w:rPr>
          <w:fldChar w:fldCharType="begin"/>
        </w:r>
        <w:r>
          <w:rPr>
            <w:noProof/>
            <w:webHidden/>
          </w:rPr>
          <w:instrText xml:space="preserve"> PAGEREF _Toc68732843 \h </w:instrText>
        </w:r>
        <w:r>
          <w:rPr>
            <w:noProof/>
            <w:webHidden/>
          </w:rPr>
        </w:r>
        <w:r>
          <w:rPr>
            <w:noProof/>
            <w:webHidden/>
          </w:rPr>
          <w:fldChar w:fldCharType="separate"/>
        </w:r>
        <w:r>
          <w:rPr>
            <w:noProof/>
            <w:webHidden/>
          </w:rPr>
          <w:t>14</w:t>
        </w:r>
        <w:r>
          <w:rPr>
            <w:noProof/>
            <w:webHidden/>
          </w:rPr>
          <w:fldChar w:fldCharType="end"/>
        </w:r>
      </w:hyperlink>
    </w:p>
    <w:p w14:paraId="6F0869CB" w14:textId="55721444" w:rsidR="00FF0BA8" w:rsidRDefault="00FF0BA8" w:rsidP="00FF0BA8">
      <w:pPr>
        <w:pStyle w:val="TableofFigures"/>
        <w:tabs>
          <w:tab w:val="right" w:leader="dot" w:pos="9350"/>
        </w:tabs>
        <w:spacing w:before="60" w:line="240" w:lineRule="auto"/>
        <w:rPr>
          <w:noProof/>
          <w:sz w:val="22"/>
          <w:szCs w:val="22"/>
          <w:lang w:eastAsia="ja-JP"/>
        </w:rPr>
      </w:pPr>
      <w:hyperlink w:anchor="_Toc68732844" w:history="1">
        <w:r w:rsidRPr="004405F5">
          <w:rPr>
            <w:rStyle w:val="Hyperlink"/>
            <w:noProof/>
          </w:rPr>
          <w:t>Figure 12 Win Prediction</w:t>
        </w:r>
        <w:r>
          <w:rPr>
            <w:noProof/>
            <w:webHidden/>
          </w:rPr>
          <w:tab/>
        </w:r>
        <w:r>
          <w:rPr>
            <w:noProof/>
            <w:webHidden/>
          </w:rPr>
          <w:fldChar w:fldCharType="begin"/>
        </w:r>
        <w:r>
          <w:rPr>
            <w:noProof/>
            <w:webHidden/>
          </w:rPr>
          <w:instrText xml:space="preserve"> PAGEREF _Toc68732844 \h </w:instrText>
        </w:r>
        <w:r>
          <w:rPr>
            <w:noProof/>
            <w:webHidden/>
          </w:rPr>
        </w:r>
        <w:r>
          <w:rPr>
            <w:noProof/>
            <w:webHidden/>
          </w:rPr>
          <w:fldChar w:fldCharType="separate"/>
        </w:r>
        <w:r>
          <w:rPr>
            <w:noProof/>
            <w:webHidden/>
          </w:rPr>
          <w:t>15</w:t>
        </w:r>
        <w:r>
          <w:rPr>
            <w:noProof/>
            <w:webHidden/>
          </w:rPr>
          <w:fldChar w:fldCharType="end"/>
        </w:r>
      </w:hyperlink>
    </w:p>
    <w:p w14:paraId="30CF7A79" w14:textId="1348B367" w:rsidR="00FF0BA8" w:rsidRDefault="00FF0BA8" w:rsidP="00FF0BA8">
      <w:pPr>
        <w:pStyle w:val="TableofFigures"/>
        <w:tabs>
          <w:tab w:val="right" w:leader="dot" w:pos="9350"/>
        </w:tabs>
        <w:spacing w:before="60" w:line="240" w:lineRule="auto"/>
        <w:rPr>
          <w:noProof/>
          <w:sz w:val="22"/>
          <w:szCs w:val="22"/>
          <w:lang w:eastAsia="ja-JP"/>
        </w:rPr>
      </w:pPr>
      <w:hyperlink w:anchor="_Toc68732845" w:history="1">
        <w:r w:rsidRPr="004405F5">
          <w:rPr>
            <w:rStyle w:val="Hyperlink"/>
            <w:noProof/>
          </w:rPr>
          <w:t>Figure 13 Team Performance Improvement</w:t>
        </w:r>
        <w:r>
          <w:rPr>
            <w:noProof/>
            <w:webHidden/>
          </w:rPr>
          <w:tab/>
        </w:r>
        <w:r>
          <w:rPr>
            <w:noProof/>
            <w:webHidden/>
          </w:rPr>
          <w:fldChar w:fldCharType="begin"/>
        </w:r>
        <w:r>
          <w:rPr>
            <w:noProof/>
            <w:webHidden/>
          </w:rPr>
          <w:instrText xml:space="preserve"> PAGEREF _Toc68732845 \h </w:instrText>
        </w:r>
        <w:r>
          <w:rPr>
            <w:noProof/>
            <w:webHidden/>
          </w:rPr>
        </w:r>
        <w:r>
          <w:rPr>
            <w:noProof/>
            <w:webHidden/>
          </w:rPr>
          <w:fldChar w:fldCharType="separate"/>
        </w:r>
        <w:r>
          <w:rPr>
            <w:noProof/>
            <w:webHidden/>
          </w:rPr>
          <w:t>15</w:t>
        </w:r>
        <w:r>
          <w:rPr>
            <w:noProof/>
            <w:webHidden/>
          </w:rPr>
          <w:fldChar w:fldCharType="end"/>
        </w:r>
      </w:hyperlink>
    </w:p>
    <w:p w14:paraId="229A32D3" w14:textId="5D6F385C" w:rsidR="00FF0BA8" w:rsidRDefault="00FF0BA8" w:rsidP="00FF0BA8">
      <w:pPr>
        <w:pStyle w:val="TableofFigures"/>
        <w:tabs>
          <w:tab w:val="right" w:leader="dot" w:pos="9350"/>
        </w:tabs>
        <w:spacing w:before="60" w:line="240" w:lineRule="auto"/>
        <w:rPr>
          <w:noProof/>
          <w:sz w:val="22"/>
          <w:szCs w:val="22"/>
          <w:lang w:eastAsia="ja-JP"/>
        </w:rPr>
      </w:pPr>
      <w:hyperlink w:anchor="_Toc68732846" w:history="1">
        <w:r w:rsidRPr="004405F5">
          <w:rPr>
            <w:rStyle w:val="Hyperlink"/>
            <w:noProof/>
          </w:rPr>
          <w:t>Figure 14 TOR / Non-TOR Player Selection</w:t>
        </w:r>
        <w:r>
          <w:rPr>
            <w:noProof/>
            <w:webHidden/>
          </w:rPr>
          <w:tab/>
        </w:r>
        <w:r>
          <w:rPr>
            <w:noProof/>
            <w:webHidden/>
          </w:rPr>
          <w:fldChar w:fldCharType="begin"/>
        </w:r>
        <w:r>
          <w:rPr>
            <w:noProof/>
            <w:webHidden/>
          </w:rPr>
          <w:instrText xml:space="preserve"> PAGEREF _Toc68732846 \h </w:instrText>
        </w:r>
        <w:r>
          <w:rPr>
            <w:noProof/>
            <w:webHidden/>
          </w:rPr>
        </w:r>
        <w:r>
          <w:rPr>
            <w:noProof/>
            <w:webHidden/>
          </w:rPr>
          <w:fldChar w:fldCharType="separate"/>
        </w:r>
        <w:r>
          <w:rPr>
            <w:noProof/>
            <w:webHidden/>
          </w:rPr>
          <w:t>16</w:t>
        </w:r>
        <w:r>
          <w:rPr>
            <w:noProof/>
            <w:webHidden/>
          </w:rPr>
          <w:fldChar w:fldCharType="end"/>
        </w:r>
      </w:hyperlink>
    </w:p>
    <w:p w14:paraId="5268166B" w14:textId="109C8B57" w:rsidR="00321CA8" w:rsidRDefault="00F91C49" w:rsidP="00FF0BA8">
      <w:pPr>
        <w:spacing w:before="60" w:after="0" w:line="240" w:lineRule="auto"/>
        <w:rPr>
          <w:rFonts w:ascii="Calibri" w:hAnsi="Calibri" w:cs="Calibri"/>
        </w:rPr>
        <w:sectPr w:rsidR="00321CA8" w:rsidSect="00F623D7">
          <w:footerReference w:type="default" r:id="rId8"/>
          <w:pgSz w:w="12240" w:h="15840"/>
          <w:pgMar w:top="1440" w:right="1440" w:bottom="1440" w:left="1440" w:header="720" w:footer="720" w:gutter="0"/>
          <w:cols w:space="720"/>
          <w:docGrid w:linePitch="360"/>
        </w:sectPr>
      </w:pPr>
      <w:r w:rsidRPr="00781AC2">
        <w:rPr>
          <w:rFonts w:ascii="Calibri" w:hAnsi="Calibri" w:cs="Calibri"/>
        </w:rPr>
        <w:fldChar w:fldCharType="end"/>
      </w:r>
    </w:p>
    <w:p w14:paraId="64A74713" w14:textId="2FEA811E" w:rsidR="00882DB0" w:rsidRPr="00781AC2" w:rsidRDefault="00882DB0" w:rsidP="00F52B3D">
      <w:pPr>
        <w:spacing w:before="0" w:after="0"/>
        <w:rPr>
          <w:rFonts w:ascii="Calibri" w:hAnsi="Calibri" w:cs="Calibri"/>
        </w:rPr>
      </w:pPr>
    </w:p>
    <w:p w14:paraId="76F498C1" w14:textId="700AC2B2" w:rsidR="009A54B0" w:rsidRPr="00781AC2" w:rsidRDefault="00882DB0" w:rsidP="00F52B3D">
      <w:pPr>
        <w:pStyle w:val="Heading1"/>
        <w:jc w:val="center"/>
        <w:rPr>
          <w:rFonts w:ascii="Calibri" w:hAnsi="Calibri" w:cs="Calibri"/>
        </w:rPr>
      </w:pPr>
      <w:bookmarkStart w:id="0" w:name="_Toc68732814"/>
      <w:r w:rsidRPr="00781AC2">
        <w:rPr>
          <w:rFonts w:ascii="Calibri" w:hAnsi="Calibri" w:cs="Calibri"/>
        </w:rPr>
        <w:t>Executive Summary</w:t>
      </w:r>
      <w:bookmarkEnd w:id="0"/>
    </w:p>
    <w:p w14:paraId="1F81F701" w14:textId="67DC1B40" w:rsidR="00B91289" w:rsidRPr="00781AC2" w:rsidRDefault="00B91289" w:rsidP="00F52B3D">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noProof/>
        </w:rPr>
        <mc:AlternateContent>
          <mc:Choice Requires="wps">
            <w:drawing>
              <wp:anchor distT="0" distB="0" distL="114300" distR="114300" simplePos="0" relativeHeight="251658239" behindDoc="1" locked="0" layoutInCell="1" allowOverlap="1" wp14:anchorId="1108131F" wp14:editId="3DC691B1">
                <wp:simplePos x="0" y="0"/>
                <wp:positionH relativeFrom="margin">
                  <wp:align>right</wp:align>
                </wp:positionH>
                <wp:positionV relativeFrom="paragraph">
                  <wp:posOffset>224790</wp:posOffset>
                </wp:positionV>
                <wp:extent cx="5905500" cy="523875"/>
                <wp:effectExtent l="0" t="0" r="0" b="9525"/>
                <wp:wrapNone/>
                <wp:docPr id="4" name="Rectangle 4"/>
                <wp:cNvGraphicFramePr/>
                <a:graphic xmlns:a="http://schemas.openxmlformats.org/drawingml/2006/main">
                  <a:graphicData uri="http://schemas.microsoft.com/office/word/2010/wordprocessingShape">
                    <wps:wsp>
                      <wps:cNvSpPr/>
                      <wps:spPr>
                        <a:xfrm>
                          <a:off x="0" y="0"/>
                          <a:ext cx="5905500" cy="523875"/>
                        </a:xfrm>
                        <a:prstGeom prst="rect">
                          <a:avLst/>
                        </a:prstGeom>
                        <a:solidFill>
                          <a:srgbClr val="FBCC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89D5" id="Rectangle 4" o:spid="_x0000_s1026" style="position:absolute;margin-left:413.8pt;margin-top:17.7pt;width:465pt;height:41.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" fillcolor="#fbccc4" stroked="f" strokeweight="1pt">
                <w10:wrap anchorx="margin"/>
              </v:rect>
            </w:pict>
          </mc:Fallback>
        </mc:AlternateContent>
      </w:r>
    </w:p>
    <w:p w14:paraId="0DA588C8" w14:textId="4C63DA0A" w:rsidR="00825369" w:rsidRPr="00B54C91" w:rsidRDefault="00825369" w:rsidP="00F52B3D">
      <w:pPr>
        <w:keepLines/>
        <w:tabs>
          <w:tab w:val="center" w:pos="4680"/>
          <w:tab w:val="right" w:pos="9360"/>
        </w:tabs>
        <w:contextualSpacing/>
        <w:mirrorIndents/>
        <w:jc w:val="center"/>
        <w:rPr>
          <w:rFonts w:ascii="Calibri" w:hAnsi="Calibri" w:cs="Calibri"/>
          <w:spacing w:val="20"/>
          <w:sz w:val="22"/>
          <w:szCs w:val="22"/>
        </w:rPr>
      </w:pPr>
      <w:r w:rsidRPr="00B54C91">
        <w:rPr>
          <w:rFonts w:ascii="Calibri" w:hAnsi="Calibri" w:cs="Calibri"/>
          <w:spacing w:val="20"/>
          <w:sz w:val="22"/>
          <w:szCs w:val="22"/>
        </w:rPr>
        <w:t>HOW TO IMPROVE TORONTO RAPTORS’ CHANCES AT ANOTHER CHAMPIONSHIP RUN WHILE PRESERVING THE TEAM’S LONG-TERM FUTURE</w:t>
      </w:r>
    </w:p>
    <w:p w14:paraId="598E27FF" w14:textId="77777777" w:rsidR="00B54C91" w:rsidRDefault="00B54C91" w:rsidP="00F52B3D">
      <w:pPr>
        <w:spacing w:after="0"/>
        <w:rPr>
          <w:rFonts w:ascii="Calibri" w:hAnsi="Calibri" w:cs="Calibri"/>
          <w:b/>
          <w:bCs/>
          <w:color w:val="673426"/>
          <w:spacing w:val="20"/>
          <w:sz w:val="22"/>
          <w:szCs w:val="22"/>
        </w:rPr>
      </w:pPr>
    </w:p>
    <w:p w14:paraId="47A986B5" w14:textId="4DFF6338" w:rsidR="006D4F79" w:rsidRPr="00781AC2" w:rsidRDefault="006D4F79"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PROBLEM DESCRIPTION</w:t>
      </w:r>
    </w:p>
    <w:p w14:paraId="0B2E3060" w14:textId="4F341293" w:rsidR="0027201A" w:rsidRDefault="0027201A" w:rsidP="00F52B3D">
      <w:pPr>
        <w:spacing w:after="0"/>
        <w:rPr>
          <w:rFonts w:ascii="Calibri" w:eastAsia="Times New Roman" w:hAnsi="Calibri" w:cs="Calibri"/>
          <w:sz w:val="22"/>
          <w:szCs w:val="22"/>
          <w:lang w:eastAsia="en-CA"/>
        </w:rPr>
      </w:pPr>
      <w:r w:rsidRPr="0027201A">
        <w:rPr>
          <w:rFonts w:ascii="Calibri" w:eastAsia="Times New Roman" w:hAnsi="Calibri" w:cs="Calibri"/>
          <w:sz w:val="22"/>
          <w:szCs w:val="22"/>
          <w:lang w:eastAsia="en-CA"/>
        </w:rPr>
        <w:t>​Toronto​​ Raptors</w:t>
      </w:r>
      <w:r w:rsidR="00321CA8">
        <w:rPr>
          <w:rFonts w:ascii="Calibri" w:eastAsia="Times New Roman" w:hAnsi="Calibri" w:cs="Calibri"/>
          <w:sz w:val="22"/>
          <w:szCs w:val="22"/>
          <w:lang w:eastAsia="en-CA"/>
        </w:rPr>
        <w:t xml:space="preserve"> is</w:t>
      </w:r>
      <w:r w:rsidRPr="0027201A">
        <w:rPr>
          <w:rFonts w:ascii="Calibri" w:eastAsia="Times New Roman" w:hAnsi="Calibri" w:cs="Calibri"/>
          <w:sz w:val="22"/>
          <w:szCs w:val="22"/>
          <w:lang w:eastAsia="en-CA"/>
        </w:rPr>
        <w:t xml:space="preserve"> the only Canadian franchise in NBA. </w:t>
      </w:r>
      <w:r w:rsidR="00B54C91">
        <w:rPr>
          <w:rFonts w:ascii="Calibri" w:eastAsia="Times New Roman" w:hAnsi="Calibri" w:cs="Calibri"/>
          <w:sz w:val="22"/>
          <w:szCs w:val="22"/>
          <w:lang w:eastAsia="en-CA"/>
        </w:rPr>
        <w:t xml:space="preserve">After </w:t>
      </w:r>
      <w:r w:rsidRPr="0027201A">
        <w:rPr>
          <w:rFonts w:ascii="Calibri" w:eastAsia="Times New Roman" w:hAnsi="Calibri" w:cs="Calibri"/>
          <w:sz w:val="22"/>
          <w:szCs w:val="22"/>
          <w:lang w:eastAsia="en-CA"/>
        </w:rPr>
        <w:t>w</w:t>
      </w:r>
      <w:r w:rsidR="00B54C91">
        <w:rPr>
          <w:rFonts w:ascii="Calibri" w:eastAsia="Times New Roman" w:hAnsi="Calibri" w:cs="Calibri"/>
          <w:sz w:val="22"/>
          <w:szCs w:val="22"/>
          <w:lang w:eastAsia="en-CA"/>
        </w:rPr>
        <w:t>i</w:t>
      </w:r>
      <w:r w:rsidRPr="0027201A">
        <w:rPr>
          <w:rFonts w:ascii="Calibri" w:eastAsia="Times New Roman" w:hAnsi="Calibri" w:cs="Calibri"/>
          <w:sz w:val="22"/>
          <w:szCs w:val="22"/>
          <w:lang w:eastAsia="en-CA"/>
        </w:rPr>
        <w:t>n</w:t>
      </w:r>
      <w:r w:rsidR="00B54C91">
        <w:rPr>
          <w:rFonts w:ascii="Calibri" w:eastAsia="Times New Roman" w:hAnsi="Calibri" w:cs="Calibri"/>
          <w:sz w:val="22"/>
          <w:szCs w:val="22"/>
          <w:lang w:eastAsia="en-CA"/>
        </w:rPr>
        <w:t>ning</w:t>
      </w:r>
      <w:r w:rsidRPr="0027201A">
        <w:rPr>
          <w:rFonts w:ascii="Calibri" w:eastAsia="Times New Roman" w:hAnsi="Calibri" w:cs="Calibri"/>
          <w:sz w:val="22"/>
          <w:szCs w:val="22"/>
          <w:lang w:eastAsia="en-CA"/>
        </w:rPr>
        <w:t xml:space="preserve"> their first NBA Championship in 2019</w:t>
      </w:r>
      <w:r w:rsidR="00B54C91">
        <w:rPr>
          <w:rFonts w:ascii="Calibri" w:eastAsia="Times New Roman" w:hAnsi="Calibri" w:cs="Calibri"/>
          <w:sz w:val="22"/>
          <w:szCs w:val="22"/>
          <w:lang w:eastAsia="en-CA"/>
        </w:rPr>
        <w:t>, their</w:t>
      </w:r>
      <w:r w:rsidRPr="0027201A">
        <w:rPr>
          <w:rFonts w:ascii="Calibri" w:eastAsia="Times New Roman" w:hAnsi="Calibri" w:cs="Calibri"/>
          <w:sz w:val="22"/>
          <w:szCs w:val="22"/>
          <w:lang w:eastAsia="en-CA"/>
        </w:rPr>
        <w:t xml:space="preserve"> performance has been in decline since then. The team’s General Manager is seeking recommendations on improving the team’s chances at another championship run while preserving the team’s long-term future. The GM is also very keen on evaluating if, with the recommendations, Toronto Raptors </w:t>
      </w:r>
      <w:r w:rsidR="00764B3E">
        <w:rPr>
          <w:rFonts w:ascii="Calibri" w:eastAsia="Times New Roman" w:hAnsi="Calibri" w:cs="Calibri"/>
          <w:sz w:val="22"/>
          <w:szCs w:val="22"/>
          <w:lang w:eastAsia="en-CA"/>
        </w:rPr>
        <w:t xml:space="preserve">can </w:t>
      </w:r>
      <w:r w:rsidRPr="0027201A">
        <w:rPr>
          <w:rFonts w:ascii="Calibri" w:eastAsia="Times New Roman" w:hAnsi="Calibri" w:cs="Calibri"/>
          <w:sz w:val="22"/>
          <w:szCs w:val="22"/>
          <w:lang w:eastAsia="en-CA"/>
        </w:rPr>
        <w:t>improve performance-to-cost effectiveness while retaining the publi</w:t>
      </w:r>
      <w:r w:rsidR="00764B3E">
        <w:rPr>
          <w:rFonts w:ascii="Calibri" w:eastAsia="Times New Roman" w:hAnsi="Calibri" w:cs="Calibri"/>
          <w:sz w:val="22"/>
          <w:szCs w:val="22"/>
          <w:lang w:eastAsia="en-CA"/>
        </w:rPr>
        <w:t>c</w:t>
      </w:r>
      <w:r w:rsidRPr="0027201A">
        <w:rPr>
          <w:rFonts w:ascii="Calibri" w:eastAsia="Times New Roman" w:hAnsi="Calibri" w:cs="Calibri"/>
          <w:sz w:val="22"/>
          <w:szCs w:val="22"/>
          <w:lang w:eastAsia="en-CA"/>
        </w:rPr>
        <w:t xml:space="preserve"> interest in the team. </w:t>
      </w:r>
    </w:p>
    <w:p w14:paraId="1BB97403" w14:textId="77777777" w:rsidR="00E50EB3" w:rsidRPr="0027201A" w:rsidRDefault="00E50EB3" w:rsidP="00F52B3D">
      <w:pPr>
        <w:spacing w:after="0"/>
        <w:rPr>
          <w:rFonts w:ascii="Calibri" w:eastAsia="Times New Roman" w:hAnsi="Calibri" w:cs="Calibri"/>
          <w:lang w:eastAsia="en-CA"/>
        </w:rPr>
      </w:pPr>
    </w:p>
    <w:p w14:paraId="085B7612" w14:textId="028E4773" w:rsidR="00D3510C" w:rsidRPr="00781AC2" w:rsidRDefault="00D3510C"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DATA</w:t>
      </w:r>
    </w:p>
    <w:p w14:paraId="55B73828" w14:textId="105B833C" w:rsidR="00764B3E" w:rsidRDefault="0027201A" w:rsidP="00F52B3D">
      <w:pPr>
        <w:spacing w:after="0"/>
        <w:rPr>
          <w:rFonts w:ascii="Calibri" w:hAnsi="Calibri" w:cs="Calibri"/>
          <w:sz w:val="22"/>
          <w:szCs w:val="22"/>
        </w:rPr>
      </w:pPr>
      <w:r w:rsidRPr="00781AC2">
        <w:rPr>
          <w:rStyle w:val="gmaildefault"/>
          <w:rFonts w:ascii="Calibri" w:hAnsi="Calibri" w:cs="Calibri"/>
        </w:rPr>
        <w:t>​</w:t>
      </w:r>
      <w:r w:rsidR="00764B3E">
        <w:rPr>
          <w:rFonts w:ascii="Calibri" w:hAnsi="Calibri" w:cs="Calibri"/>
          <w:sz w:val="22"/>
          <w:szCs w:val="22"/>
        </w:rPr>
        <w:t xml:space="preserve">We collected the data hosted by various sources such as player </w:t>
      </w:r>
      <w:ins w:id="1" w:author="Dennis" w:date="2021-04-07T21:53:00Z">
        <w:r w:rsidR="00764B3E">
          <w:rPr>
            <w:rFonts w:ascii="Calibri" w:hAnsi="Calibri" w:cs="Calibri"/>
            <w:sz w:val="22"/>
            <w:szCs w:val="22"/>
          </w:rPr>
          <w:t xml:space="preserve">performance </w:t>
        </w:r>
      </w:ins>
      <w:r w:rsidR="00764B3E">
        <w:rPr>
          <w:rFonts w:ascii="Calibri" w:hAnsi="Calibri" w:cs="Calibri"/>
          <w:sz w:val="22"/>
          <w:szCs w:val="22"/>
        </w:rPr>
        <w:t xml:space="preserve">data from stats.nba.com; and </w:t>
      </w:r>
      <w:r w:rsidR="00764B3E" w:rsidRPr="00781AC2">
        <w:rPr>
          <w:rFonts w:ascii="Calibri" w:hAnsi="Calibri" w:cs="Calibri"/>
          <w:sz w:val="22"/>
          <w:szCs w:val="22"/>
        </w:rPr>
        <w:t xml:space="preserve">player salary data from ESPN and </w:t>
      </w:r>
      <w:proofErr w:type="spellStart"/>
      <w:r w:rsidR="00764B3E" w:rsidRPr="00781AC2">
        <w:rPr>
          <w:rFonts w:ascii="Calibri" w:hAnsi="Calibri" w:cs="Calibri"/>
          <w:sz w:val="22"/>
          <w:szCs w:val="22"/>
        </w:rPr>
        <w:t>HoopsHype</w:t>
      </w:r>
      <w:proofErr w:type="spellEnd"/>
      <w:r w:rsidR="00764B3E" w:rsidRPr="00781AC2">
        <w:rPr>
          <w:rFonts w:ascii="Calibri" w:hAnsi="Calibri" w:cs="Calibri"/>
          <w:sz w:val="22"/>
          <w:szCs w:val="22"/>
        </w:rPr>
        <w:t xml:space="preserve"> websites</w:t>
      </w:r>
      <w:r w:rsidR="00764B3E">
        <w:rPr>
          <w:rFonts w:ascii="Calibri" w:hAnsi="Calibri" w:cs="Calibri"/>
          <w:sz w:val="22"/>
          <w:szCs w:val="22"/>
        </w:rPr>
        <w:t>.</w:t>
      </w:r>
    </w:p>
    <w:p w14:paraId="21C64AE6" w14:textId="77777777" w:rsidR="00E50EB3" w:rsidRPr="00781AC2" w:rsidRDefault="00E50EB3" w:rsidP="00F52B3D">
      <w:pPr>
        <w:spacing w:after="0"/>
        <w:rPr>
          <w:rFonts w:ascii="Calibri" w:hAnsi="Calibri" w:cs="Calibri"/>
          <w:sz w:val="22"/>
          <w:szCs w:val="22"/>
        </w:rPr>
      </w:pPr>
    </w:p>
    <w:p w14:paraId="7023BBAB" w14:textId="74561453" w:rsidR="00230596" w:rsidRPr="00781AC2" w:rsidRDefault="00230596"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ANALYSIS</w:t>
      </w:r>
    </w:p>
    <w:p w14:paraId="7123B677" w14:textId="48B3B92E" w:rsidR="0027201A" w:rsidRPr="00781AC2" w:rsidRDefault="00F472E4" w:rsidP="00F52B3D">
      <w:pPr>
        <w:spacing w:after="0"/>
        <w:rPr>
          <w:rFonts w:ascii="Calibri" w:eastAsia="Times New Roman" w:hAnsi="Calibri" w:cs="Calibri"/>
          <w:lang w:eastAsia="en-CA"/>
        </w:rPr>
      </w:pPr>
      <w:r w:rsidRPr="00F472E4">
        <w:rPr>
          <w:rFonts w:ascii="Calibri" w:eastAsia="Times New Roman" w:hAnsi="Calibri" w:cs="Calibri"/>
          <w:sz w:val="22"/>
          <w:szCs w:val="22"/>
          <w:lang w:eastAsia="en-CA"/>
        </w:rPr>
        <w:t>​</w:t>
      </w:r>
      <w:r w:rsidR="0027201A" w:rsidRPr="00781AC2">
        <w:rPr>
          <w:rFonts w:ascii="Calibri" w:eastAsia="Times New Roman" w:hAnsi="Calibri" w:cs="Calibri"/>
          <w:sz w:val="22"/>
          <w:szCs w:val="22"/>
          <w:lang w:eastAsia="en-CA"/>
        </w:rPr>
        <w:t>This analysis was done in 2 phases:</w:t>
      </w:r>
    </w:p>
    <w:p w14:paraId="021BF336" w14:textId="34A44C11"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1 - Players’ Feature Selection: We reviewed Toronto Raptors regular and playoff seasons (2014 to 2020). We compared various models and implemented Random Forest to determine the important features; Plus/Minus, Player Efficiency Rating (PER), and Player Impact Estimate (PIE) for the team to win a game.</w:t>
      </w:r>
    </w:p>
    <w:p w14:paraId="054E1B63" w14:textId="1C611715"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2 - Player Selection: We developed a similar model as in Phase 1 using aggregated team data to predict a game outcome. We selected underperforming Toronto players and replaced them with better performing non-Toronto players. We predict</w:t>
      </w:r>
      <w:r w:rsidR="00E50EB3">
        <w:rPr>
          <w:rFonts w:ascii="Calibri" w:eastAsia="Times New Roman" w:hAnsi="Calibri" w:cs="Calibri"/>
          <w:sz w:val="22"/>
          <w:szCs w:val="22"/>
          <w:lang w:eastAsia="en-CA"/>
        </w:rPr>
        <w:t>ed</w:t>
      </w:r>
      <w:r w:rsidRPr="0027201A">
        <w:rPr>
          <w:rFonts w:ascii="Calibri" w:eastAsia="Times New Roman" w:hAnsi="Calibri" w:cs="Calibri"/>
          <w:sz w:val="22"/>
          <w:szCs w:val="22"/>
          <w:lang w:eastAsia="en-CA"/>
        </w:rPr>
        <w:t xml:space="preserve"> the wins on the newly generated data with the replacement players. </w:t>
      </w:r>
    </w:p>
    <w:p w14:paraId="207D645C" w14:textId="79DD91FB" w:rsidR="0027201A" w:rsidRDefault="00E50EB3" w:rsidP="00F52B3D">
      <w:pPr>
        <w:spacing w:after="0"/>
        <w:rPr>
          <w:rFonts w:ascii="Calibri" w:eastAsia="Times New Roman" w:hAnsi="Calibri" w:cs="Calibri"/>
          <w:sz w:val="22"/>
          <w:szCs w:val="22"/>
          <w:lang w:eastAsia="en-CA"/>
        </w:rPr>
      </w:pPr>
      <w:r>
        <w:rPr>
          <w:rFonts w:ascii="Calibri" w:eastAsia="Times New Roman" w:hAnsi="Calibri" w:cs="Calibri"/>
          <w:sz w:val="22"/>
          <w:szCs w:val="22"/>
          <w:lang w:eastAsia="en-CA"/>
        </w:rPr>
        <w:t>The model</w:t>
      </w:r>
      <w:r w:rsidR="0027201A" w:rsidRPr="0027201A">
        <w:rPr>
          <w:rFonts w:ascii="Calibri" w:eastAsia="Times New Roman" w:hAnsi="Calibri" w:cs="Calibri"/>
          <w:sz w:val="22"/>
          <w:szCs w:val="22"/>
          <w:lang w:eastAsia="en-CA"/>
        </w:rPr>
        <w:t xml:space="preserve"> projected a 23%​ ​win improvement.</w:t>
      </w:r>
    </w:p>
    <w:p w14:paraId="44364524" w14:textId="77777777" w:rsidR="00E50EB3" w:rsidRPr="0027201A" w:rsidRDefault="00E50EB3" w:rsidP="00F52B3D">
      <w:pPr>
        <w:spacing w:after="0"/>
        <w:rPr>
          <w:rFonts w:ascii="Calibri" w:eastAsia="Times New Roman" w:hAnsi="Calibri" w:cs="Calibri"/>
          <w:lang w:eastAsia="en-CA"/>
        </w:rPr>
      </w:pPr>
    </w:p>
    <w:p w14:paraId="33DB5D66" w14:textId="057FDB28" w:rsidR="00ED4945" w:rsidRPr="00781AC2" w:rsidRDefault="00CD2772" w:rsidP="00F52B3D">
      <w:pPr>
        <w:spacing w:after="0"/>
        <w:rPr>
          <w:rFonts w:ascii="Calibri" w:hAnsi="Calibri" w:cs="Calibri"/>
          <w:b/>
          <w:bCs/>
          <w:sz w:val="22"/>
          <w:szCs w:val="22"/>
        </w:rPr>
      </w:pPr>
      <w:r w:rsidRPr="00781AC2">
        <w:rPr>
          <w:rFonts w:ascii="Calibri" w:hAnsi="Calibri" w:cs="Calibri"/>
          <w:b/>
          <w:bCs/>
          <w:color w:val="673426"/>
          <w:spacing w:val="20"/>
          <w:sz w:val="22"/>
          <w:szCs w:val="22"/>
        </w:rPr>
        <w:t>RECOMMENDATIONS</w:t>
      </w:r>
    </w:p>
    <w:p w14:paraId="33397D11" w14:textId="77A18012" w:rsidR="00321CA8" w:rsidRDefault="0027201A" w:rsidP="00F52B3D">
      <w:pPr>
        <w:spacing w:after="0"/>
        <w:rPr>
          <w:rFonts w:ascii="Calibri" w:hAnsi="Calibri" w:cs="Calibri"/>
          <w:sz w:val="22"/>
          <w:szCs w:val="22"/>
        </w:rPr>
        <w:sectPr w:rsidR="00321CA8" w:rsidSect="00F623D7">
          <w:pgSz w:w="12240" w:h="15840"/>
          <w:pgMar w:top="1440" w:right="1440" w:bottom="1440" w:left="1440" w:header="720" w:footer="720" w:gutter="0"/>
          <w:cols w:space="720"/>
          <w:docGrid w:linePitch="360"/>
        </w:sectPr>
      </w:pPr>
      <w:bookmarkStart w:id="2" w:name="_Hlk68313873"/>
      <w:r w:rsidRPr="00781AC2">
        <w:rPr>
          <w:rStyle w:val="gmaildefault"/>
          <w:rFonts w:ascii="Calibri" w:hAnsi="Calibri" w:cs="Calibri"/>
        </w:rPr>
        <w:t>​</w:t>
      </w:r>
      <w:r w:rsidRPr="00781AC2">
        <w:rPr>
          <w:rFonts w:ascii="Calibri" w:hAnsi="Calibri" w:cs="Calibri"/>
          <w:sz w:val="22"/>
          <w:szCs w:val="22"/>
        </w:rPr>
        <w:t>For improvements to the Toronto Raptors’ roster</w:t>
      </w:r>
      <w:r w:rsidR="00E50EB3">
        <w:rPr>
          <w:rFonts w:ascii="Calibri" w:hAnsi="Calibri" w:cs="Calibri"/>
          <w:sz w:val="22"/>
          <w:szCs w:val="22"/>
        </w:rPr>
        <w:t>,</w:t>
      </w:r>
      <w:r w:rsidRPr="00781AC2">
        <w:rPr>
          <w:rFonts w:ascii="Calibri" w:hAnsi="Calibri" w:cs="Calibri"/>
          <w:sz w:val="22"/>
          <w:szCs w:val="22"/>
        </w:rPr>
        <w:t xml:space="preserve"> the organization is to look at non-Toronto players with higher values in PLUS_MINUS, PER, and PIE compared to their current roster. These</w:t>
      </w:r>
      <w:r w:rsidR="00E50EB3">
        <w:rPr>
          <w:rFonts w:ascii="Calibri" w:hAnsi="Calibri" w:cs="Calibri"/>
          <w:sz w:val="22"/>
          <w:szCs w:val="22"/>
        </w:rPr>
        <w:t xml:space="preserve"> statistics</w:t>
      </w:r>
      <w:r w:rsidRPr="00781AC2">
        <w:rPr>
          <w:rFonts w:ascii="Calibri" w:hAnsi="Calibri" w:cs="Calibri"/>
          <w:sz w:val="22"/>
          <w:szCs w:val="22"/>
        </w:rPr>
        <w:t xml:space="preserve"> hold potential values in producing team </w:t>
      </w:r>
      <w:r w:rsidR="00E50EB3">
        <w:rPr>
          <w:rFonts w:ascii="Calibri" w:hAnsi="Calibri" w:cs="Calibri"/>
          <w:sz w:val="22"/>
          <w:szCs w:val="22"/>
        </w:rPr>
        <w:t>w</w:t>
      </w:r>
      <w:r w:rsidRPr="00781AC2">
        <w:rPr>
          <w:rFonts w:ascii="Calibri" w:hAnsi="Calibri" w:cs="Calibri"/>
          <w:sz w:val="22"/>
          <w:szCs w:val="22"/>
        </w:rPr>
        <w:t>ins and are underutilized by their current teams.</w:t>
      </w:r>
      <w:r w:rsidRPr="00781AC2">
        <w:rPr>
          <w:rStyle w:val="gmaildefault"/>
          <w:rFonts w:ascii="Calibri" w:hAnsi="Calibri" w:cs="Calibri"/>
          <w:sz w:val="22"/>
          <w:szCs w:val="22"/>
        </w:rPr>
        <w:t>​ </w:t>
      </w:r>
      <w:r w:rsidRPr="00781AC2">
        <w:rPr>
          <w:rFonts w:ascii="Calibri" w:hAnsi="Calibri" w:cs="Calibri"/>
          <w:sz w:val="22"/>
          <w:szCs w:val="22"/>
        </w:rPr>
        <w:t>We recommend players with higher important feature values than the average TOR player and a salary below the average of a TOR player.</w:t>
      </w:r>
    </w:p>
    <w:p w14:paraId="497B124E" w14:textId="19BAED97" w:rsidR="00E44A41" w:rsidRPr="00781AC2" w:rsidRDefault="00E44A41" w:rsidP="00F52B3D">
      <w:pPr>
        <w:spacing w:after="0"/>
        <w:rPr>
          <w:rFonts w:ascii="Calibri" w:hAnsi="Calibri" w:cs="Calibri"/>
          <w:sz w:val="22"/>
          <w:szCs w:val="22"/>
        </w:rPr>
      </w:pPr>
    </w:p>
    <w:p w14:paraId="21B5C933" w14:textId="52296844" w:rsidR="000750EB" w:rsidRPr="00781AC2" w:rsidRDefault="000750EB" w:rsidP="00F52B3D">
      <w:pPr>
        <w:pStyle w:val="Heading1"/>
        <w:spacing w:before="0"/>
        <w:jc w:val="center"/>
        <w:rPr>
          <w:rFonts w:ascii="Calibri" w:hAnsi="Calibri" w:cs="Calibri"/>
        </w:rPr>
      </w:pPr>
      <w:bookmarkStart w:id="3" w:name="_Toc68732815"/>
      <w:bookmarkEnd w:id="2"/>
      <w:r w:rsidRPr="00781AC2">
        <w:rPr>
          <w:rFonts w:ascii="Calibri" w:hAnsi="Calibri" w:cs="Calibri"/>
        </w:rPr>
        <w:t>Business Goal</w:t>
      </w:r>
      <w:bookmarkEnd w:id="3"/>
    </w:p>
    <w:p w14:paraId="2BABF2E7"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Toronto Raptors (TOR) is an NBA championship team with a $2.5 billion market capitalization. The franchise added key players in 2019 who contributed to critical wins during the season and championship playoff run. The team won their first-ever championship title in that season. The team’s performance has been in decline since being crowned 2019 NBA champions.</w:t>
      </w:r>
    </w:p>
    <w:p w14:paraId="4C7E9208" w14:textId="286B4549"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team’s General Manager (GM) and owners are seeking recommendations on improving the team’s chances at another championship run while preserving the team’s long-term future. The recommendations will be in the form of marginal/minor improvements to the player roster. The stakeholders intend to either maintain or improve on the number of wins during the regular season and more importantly, during the playoffs.</w:t>
      </w:r>
    </w:p>
    <w:p w14:paraId="6CF4432B" w14:textId="3EA690FB" w:rsidR="00852A37"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 xml:space="preserve">The organization wants to retain </w:t>
      </w:r>
      <w:r w:rsidR="00B25E02">
        <w:rPr>
          <w:rFonts w:ascii="Calibri" w:eastAsia="Times New Roman" w:hAnsi="Calibri" w:cs="Calibri"/>
          <w:sz w:val="22"/>
          <w:szCs w:val="22"/>
          <w:lang w:eastAsia="en-CA"/>
        </w:rPr>
        <w:t xml:space="preserve">a </w:t>
      </w:r>
      <w:r w:rsidRPr="008008BE">
        <w:rPr>
          <w:rFonts w:ascii="Calibri" w:eastAsia="Times New Roman" w:hAnsi="Calibri" w:cs="Calibri"/>
          <w:sz w:val="22"/>
          <w:szCs w:val="22"/>
          <w:lang w:eastAsia="en-CA"/>
        </w:rPr>
        <w:t>public interest in the team while improving the team’s performance without rebuilding the entire team. A spot in the NBA finals while maintaining the number of regular-season wins would be ideal.</w:t>
      </w:r>
    </w:p>
    <w:p w14:paraId="0F28F00F" w14:textId="77777777" w:rsidR="008008BE" w:rsidRPr="008008BE" w:rsidRDefault="008008BE" w:rsidP="00F52B3D">
      <w:pPr>
        <w:spacing w:after="0"/>
        <w:rPr>
          <w:rFonts w:ascii="Calibri" w:eastAsia="Times New Roman" w:hAnsi="Calibri" w:cs="Calibri"/>
          <w:lang w:eastAsia="en-CA"/>
        </w:rPr>
      </w:pPr>
    </w:p>
    <w:p w14:paraId="7B4590AA" w14:textId="6A7C1B6F" w:rsidR="00E8671D" w:rsidRPr="00781AC2" w:rsidRDefault="009F0052" w:rsidP="00F52B3D">
      <w:pPr>
        <w:pStyle w:val="Heading1"/>
        <w:jc w:val="center"/>
        <w:rPr>
          <w:rFonts w:ascii="Calibri" w:hAnsi="Calibri" w:cs="Calibri"/>
        </w:rPr>
      </w:pPr>
      <w:bookmarkStart w:id="4" w:name="_Toc68732816"/>
      <w:r w:rsidRPr="00781AC2">
        <w:rPr>
          <w:rStyle w:val="Heading1Char"/>
          <w:rFonts w:ascii="Calibri" w:hAnsi="Calibri" w:cs="Calibri"/>
          <w:caps/>
          <w:shd w:val="clear" w:color="auto" w:fill="auto"/>
        </w:rPr>
        <w:t>Objectives</w:t>
      </w:r>
      <w:bookmarkEnd w:id="4"/>
    </w:p>
    <w:p w14:paraId="4C3B3462" w14:textId="5A79C683"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 xml:space="preserve">To attain the requirements outlined by the management, we have set 2 objectives. we are looking to determine what features affect team wins/losses and predict how </w:t>
      </w:r>
      <w:r w:rsidR="00AF656C">
        <w:rPr>
          <w:rFonts w:ascii="Calibri" w:eastAsia="Times New Roman" w:hAnsi="Calibri" w:cs="Calibri"/>
          <w:sz w:val="22"/>
          <w:szCs w:val="22"/>
          <w:lang w:eastAsia="en-CA"/>
        </w:rPr>
        <w:t>they</w:t>
      </w:r>
      <w:r w:rsidRPr="00D77B6B">
        <w:rPr>
          <w:rFonts w:ascii="Calibri" w:eastAsia="Times New Roman" w:hAnsi="Calibri" w:cs="Calibri"/>
          <w:sz w:val="22"/>
          <w:szCs w:val="22"/>
          <w:lang w:eastAsia="en-CA"/>
        </w:rPr>
        <w:t xml:space="preserve"> can be improved/reduced through changes in the team’s roster. </w:t>
      </w:r>
    </w:p>
    <w:p w14:paraId="16557264"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1.</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primary objective of this analysis is to determine which features are important to the Toronto Raptors team to produce more wins in the regular season and the playoffs.</w:t>
      </w:r>
    </w:p>
    <w:p w14:paraId="6712112F"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2.</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secondary objective is to review team players’ performance-to-cost effectiveness.</w:t>
      </w:r>
    </w:p>
    <w:p w14:paraId="5D285430" w14:textId="3BE24A59"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The scope of this analysis will be to focus on the historical player data from 2005 to 2020 as this closely represents the players of the current era. The performance baseline of the team and players will be established using the data for the Toronto Raptors 2019-2020 season. These statistics will be used to indicate performance features for the team and the individual players.</w:t>
      </w:r>
    </w:p>
    <w:p w14:paraId="04FC8272" w14:textId="1C7410F4"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val="en-US" w:eastAsia="en-CA"/>
        </w:rPr>
        <w:t>To simplify the analysis</w:t>
      </w:r>
      <w:r w:rsidR="00A71534">
        <w:rPr>
          <w:rFonts w:ascii="Calibri" w:eastAsia="Times New Roman" w:hAnsi="Calibri" w:cs="Calibri"/>
          <w:sz w:val="22"/>
          <w:szCs w:val="22"/>
          <w:lang w:val="en-US" w:eastAsia="en-CA"/>
        </w:rPr>
        <w:t>,</w:t>
      </w:r>
      <w:r w:rsidRPr="00D77B6B">
        <w:rPr>
          <w:rFonts w:ascii="Calibri" w:eastAsia="Times New Roman" w:hAnsi="Calibri" w:cs="Calibri"/>
          <w:sz w:val="22"/>
          <w:szCs w:val="22"/>
          <w:lang w:val="en-US" w:eastAsia="en-CA"/>
        </w:rPr>
        <w:t xml:space="preserve"> the following assumptions were made:</w:t>
      </w:r>
    </w:p>
    <w:p w14:paraId="66251279" w14:textId="0A5BD5D2" w:rsidR="00D77B6B" w:rsidRPr="00B83B45"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Changes are only applied to the Toronto Raptors; the statistics from other teams are not affected or changed.</w:t>
      </w:r>
    </w:p>
    <w:p w14:paraId="37429B9A" w14:textId="0932F9BC" w:rsidR="00D77B6B" w:rsidRPr="00E50EB3"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 xml:space="preserve">Obtaining any players is up to the </w:t>
      </w:r>
      <w:r w:rsidR="00A71534">
        <w:rPr>
          <w:rFonts w:ascii="Calibri" w:eastAsia="Times New Roman" w:hAnsi="Calibri" w:cs="Calibri"/>
          <w:sz w:val="22"/>
          <w:szCs w:val="22"/>
          <w:lang w:eastAsia="en-CA"/>
        </w:rPr>
        <w:t>Toronto</w:t>
      </w:r>
      <w:r w:rsidRPr="00B83B45">
        <w:rPr>
          <w:rFonts w:ascii="Calibri" w:eastAsia="Times New Roman" w:hAnsi="Calibri" w:cs="Calibri"/>
          <w:sz w:val="22"/>
          <w:szCs w:val="22"/>
          <w:lang w:eastAsia="en-CA"/>
        </w:rPr>
        <w:t xml:space="preserve"> GM to determine if they will pursue the player via free agency, trading of players, etc.</w:t>
      </w:r>
    </w:p>
    <w:p w14:paraId="109E44B3" w14:textId="77777777" w:rsidR="00E50EB3" w:rsidRDefault="00E50EB3" w:rsidP="00F52B3D">
      <w:pPr>
        <w:spacing w:before="0"/>
        <w:rPr>
          <w:rFonts w:ascii="Calibri" w:eastAsia="Times New Roman" w:hAnsi="Calibri" w:cs="Calibri"/>
          <w:lang w:eastAsia="en-CA"/>
        </w:rPr>
        <w:sectPr w:rsidR="00E50EB3" w:rsidSect="00F623D7">
          <w:pgSz w:w="12240" w:h="15840"/>
          <w:pgMar w:top="1440" w:right="1440" w:bottom="1440" w:left="1440" w:header="720" w:footer="720" w:gutter="0"/>
          <w:cols w:space="720"/>
          <w:docGrid w:linePitch="360"/>
        </w:sectPr>
      </w:pPr>
    </w:p>
    <w:p w14:paraId="3B1D3C7D" w14:textId="6AB3D925" w:rsidR="00E50EB3" w:rsidRPr="00E50EB3" w:rsidRDefault="00E50EB3" w:rsidP="00F52B3D">
      <w:pPr>
        <w:spacing w:before="0"/>
        <w:rPr>
          <w:rFonts w:ascii="Calibri" w:eastAsia="Times New Roman" w:hAnsi="Calibri" w:cs="Calibri"/>
          <w:lang w:eastAsia="en-CA"/>
        </w:rPr>
      </w:pPr>
    </w:p>
    <w:p w14:paraId="32F882FF" w14:textId="6CC8D534" w:rsidR="00A21A5E" w:rsidRPr="00781AC2" w:rsidRDefault="00A21A5E" w:rsidP="00F52B3D">
      <w:pPr>
        <w:pStyle w:val="Heading1"/>
        <w:jc w:val="center"/>
        <w:rPr>
          <w:rFonts w:ascii="Calibri" w:hAnsi="Calibri" w:cs="Calibri"/>
        </w:rPr>
      </w:pPr>
      <w:bookmarkStart w:id="5" w:name="_Toc68732817"/>
      <w:r w:rsidRPr="00781AC2">
        <w:rPr>
          <w:rStyle w:val="Heading1Char"/>
          <w:rFonts w:ascii="Calibri" w:hAnsi="Calibri" w:cs="Calibri"/>
          <w:caps/>
          <w:shd w:val="clear" w:color="auto" w:fill="auto"/>
        </w:rPr>
        <w:t>Data</w:t>
      </w:r>
      <w:r w:rsidR="00EF6FEC" w:rsidRPr="00781AC2">
        <w:rPr>
          <w:rStyle w:val="Heading1Char"/>
          <w:rFonts w:ascii="Calibri" w:hAnsi="Calibri" w:cs="Calibri"/>
          <w:caps/>
          <w:shd w:val="clear" w:color="auto" w:fill="auto"/>
        </w:rPr>
        <w:t xml:space="preserve"> Description</w:t>
      </w:r>
      <w:bookmarkEnd w:id="5"/>
    </w:p>
    <w:p w14:paraId="30BD4296" w14:textId="22F52988" w:rsidR="00EB2C5C" w:rsidRPr="00781AC2" w:rsidRDefault="00EB2C5C" w:rsidP="00F52B3D">
      <w:pPr>
        <w:pStyle w:val="Heading3"/>
        <w:rPr>
          <w:rFonts w:ascii="Calibri" w:hAnsi="Calibri" w:cs="Calibri"/>
          <w:sz w:val="22"/>
          <w:szCs w:val="22"/>
        </w:rPr>
      </w:pPr>
      <w:bookmarkStart w:id="6" w:name="_Toc68732818"/>
      <w:r w:rsidRPr="00781AC2">
        <w:rPr>
          <w:rFonts w:ascii="Calibri" w:hAnsi="Calibri" w:cs="Calibri"/>
          <w:sz w:val="22"/>
          <w:szCs w:val="22"/>
        </w:rPr>
        <w:t>Gathering data – nba api</w:t>
      </w:r>
      <w:bookmarkEnd w:id="6"/>
    </w:p>
    <w:p w14:paraId="551285B2" w14:textId="50C5BF8A" w:rsidR="00560F37" w:rsidRDefault="004E24E2" w:rsidP="00F52B3D">
      <w:pPr>
        <w:spacing w:after="0"/>
        <w:rPr>
          <w:sz w:val="22"/>
          <w:szCs w:val="22"/>
        </w:rPr>
      </w:pPr>
      <w:r w:rsidRPr="00897E86">
        <w:rPr>
          <w:sz w:val="22"/>
          <w:szCs w:val="22"/>
        </w:rPr>
        <w:t xml:space="preserve">For the primary objective, </w:t>
      </w:r>
      <w:r w:rsidR="00DD1301" w:rsidRPr="00DD1301">
        <w:rPr>
          <w:sz w:val="22"/>
          <w:szCs w:val="22"/>
        </w:rPr>
        <w:t xml:space="preserve">we have collected the data hosted by </w:t>
      </w:r>
      <w:hyperlink r:id="rId9" w:history="1">
        <w:r w:rsidRPr="00897E86">
          <w:rPr>
            <w:rStyle w:val="Hyperlink"/>
            <w:color w:val="6B9F25"/>
            <w:sz w:val="22"/>
            <w:szCs w:val="22"/>
          </w:rPr>
          <w:t>nba.com</w:t>
        </w:r>
      </w:hyperlink>
      <w:r w:rsidRPr="00897E86">
        <w:rPr>
          <w:sz w:val="22"/>
          <w:szCs w:val="22"/>
        </w:rPr>
        <w:t>;</w:t>
      </w:r>
      <w:r w:rsidR="00DD1301" w:rsidRPr="00DD1301">
        <w:rPr>
          <w:sz w:val="22"/>
          <w:szCs w:val="22"/>
        </w:rPr>
        <w:t xml:space="preserve"> It is available via web services through</w:t>
      </w:r>
      <w:r w:rsidRPr="00897E86">
        <w:rPr>
          <w:sz w:val="22"/>
          <w:szCs w:val="22"/>
        </w:rPr>
        <w:t xml:space="preserve"> </w:t>
      </w:r>
      <w:hyperlink r:id="rId10" w:history="1">
        <w:r w:rsidRPr="00897E86">
          <w:rPr>
            <w:rStyle w:val="Hyperlink"/>
            <w:color w:val="6B9F25"/>
            <w:sz w:val="22"/>
            <w:szCs w:val="22"/>
          </w:rPr>
          <w:t>stats.nba.com</w:t>
        </w:r>
      </w:hyperlink>
      <w:r w:rsidRPr="00897E86">
        <w:rPr>
          <w:sz w:val="22"/>
          <w:szCs w:val="22"/>
        </w:rPr>
        <w:t xml:space="preserve">. A player or team’s base statistics are updated simultaneously with the game and in real-time. nba_api is an open-access API client library for Python developed by </w:t>
      </w:r>
      <w:proofErr w:type="spellStart"/>
      <w:r w:rsidRPr="00897E86">
        <w:rPr>
          <w:sz w:val="22"/>
          <w:szCs w:val="22"/>
        </w:rPr>
        <w:t>Swar</w:t>
      </w:r>
      <w:proofErr w:type="spellEnd"/>
      <w:r w:rsidRPr="00897E86">
        <w:rPr>
          <w:sz w:val="22"/>
          <w:szCs w:val="22"/>
        </w:rPr>
        <w:t xml:space="preserve"> Patel. There are more than 250 endpoints (the method to request information through the API) available.</w:t>
      </w:r>
    </w:p>
    <w:p w14:paraId="177B3D81" w14:textId="77777777" w:rsidR="005C7346" w:rsidRPr="00897E86" w:rsidRDefault="005C7346" w:rsidP="00F52B3D">
      <w:pPr>
        <w:spacing w:after="0"/>
        <w:rPr>
          <w:rFonts w:ascii="Calibri" w:hAnsi="Calibri" w:cs="Calibri"/>
          <w:sz w:val="22"/>
          <w:szCs w:val="22"/>
        </w:rPr>
      </w:pPr>
    </w:p>
    <w:p w14:paraId="2BF996CA" w14:textId="6CA46E74" w:rsidR="000750EB" w:rsidRPr="00781AC2" w:rsidRDefault="009E4DEA" w:rsidP="00F52B3D">
      <w:pPr>
        <w:pStyle w:val="Heading4"/>
        <w:rPr>
          <w:rFonts w:ascii="Calibri" w:hAnsi="Calibri" w:cs="Calibri"/>
          <w:sz w:val="22"/>
          <w:szCs w:val="22"/>
        </w:rPr>
      </w:pPr>
      <w:r w:rsidRPr="00781AC2">
        <w:rPr>
          <w:rFonts w:ascii="Calibri" w:hAnsi="Calibri" w:cs="Calibri"/>
          <w:sz w:val="22"/>
          <w:szCs w:val="22"/>
        </w:rPr>
        <w:t xml:space="preserve">Understanding the </w:t>
      </w:r>
      <w:r w:rsidR="000750EB" w:rsidRPr="00781AC2">
        <w:rPr>
          <w:rFonts w:ascii="Calibri" w:hAnsi="Calibri" w:cs="Calibri"/>
          <w:sz w:val="22"/>
          <w:szCs w:val="22"/>
        </w:rPr>
        <w:t>Data</w:t>
      </w:r>
      <w:r w:rsidR="007D3EF8" w:rsidRPr="00781AC2">
        <w:rPr>
          <w:rFonts w:ascii="Calibri" w:hAnsi="Calibri" w:cs="Calibri"/>
          <w:sz w:val="22"/>
          <w:szCs w:val="22"/>
        </w:rPr>
        <w:t xml:space="preserve"> - PlayerGameLogs</w:t>
      </w:r>
    </w:p>
    <w:p w14:paraId="0E179AB0" w14:textId="2DE26AC8" w:rsidR="006D36BD" w:rsidRPr="00650B8D" w:rsidRDefault="00335392" w:rsidP="00F52B3D">
      <w:pPr>
        <w:spacing w:after="0"/>
        <w:rPr>
          <w:rFonts w:cstheme="minorHAnsi"/>
          <w:sz w:val="22"/>
          <w:szCs w:val="22"/>
        </w:rPr>
      </w:pPr>
      <w:r w:rsidRPr="00650B8D">
        <w:rPr>
          <w:rFonts w:cstheme="minorHAnsi"/>
          <w:sz w:val="22"/>
          <w:szCs w:val="22"/>
        </w:rPr>
        <w:t xml:space="preserve">PlayerGameLogs endpoint </w:t>
      </w:r>
      <w:r w:rsidR="00DD1301">
        <w:rPr>
          <w:rFonts w:cstheme="minorHAnsi"/>
          <w:sz w:val="22"/>
          <w:szCs w:val="22"/>
        </w:rPr>
        <w:t>provid</w:t>
      </w:r>
      <w:r w:rsidRPr="00650B8D">
        <w:rPr>
          <w:rFonts w:cstheme="minorHAnsi"/>
          <w:sz w:val="22"/>
          <w:szCs w:val="22"/>
        </w:rPr>
        <w:t xml:space="preserve">ed the statistical </w:t>
      </w:r>
      <w:r w:rsidR="003739E4" w:rsidRPr="00650B8D">
        <w:rPr>
          <w:rFonts w:cstheme="minorHAnsi"/>
          <w:sz w:val="22"/>
          <w:szCs w:val="22"/>
        </w:rPr>
        <w:t xml:space="preserve">data </w:t>
      </w:r>
      <w:r w:rsidRPr="00650B8D">
        <w:rPr>
          <w:rFonts w:cstheme="minorHAnsi"/>
          <w:sz w:val="22"/>
          <w:szCs w:val="22"/>
        </w:rPr>
        <w:t>of each player in each game by season (</w:t>
      </w:r>
      <w:r w:rsidR="00DD1301">
        <w:rPr>
          <w:rFonts w:cstheme="minorHAnsi"/>
          <w:sz w:val="22"/>
          <w:szCs w:val="22"/>
        </w:rPr>
        <w:t>F</w:t>
      </w:r>
      <w:r w:rsidRPr="00650B8D">
        <w:rPr>
          <w:rFonts w:cstheme="minorHAnsi"/>
          <w:sz w:val="22"/>
          <w:szCs w:val="22"/>
        </w:rPr>
        <w:t>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F52B3D">
      <w:pPr>
        <w:pStyle w:val="Caption"/>
        <w:spacing w:after="0"/>
        <w:rPr>
          <w:rFonts w:cstheme="minorHAnsi"/>
          <w:sz w:val="22"/>
          <w:szCs w:val="22"/>
        </w:rPr>
      </w:pPr>
    </w:p>
    <w:p w14:paraId="5E994B41" w14:textId="64E8BD98" w:rsidR="006420E7" w:rsidRPr="006420E7" w:rsidRDefault="00232648" w:rsidP="00F52B3D">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6980"/>
                    </a:xfrm>
                    <a:prstGeom prst="rect">
                      <a:avLst/>
                    </a:prstGeom>
                  </pic:spPr>
                </pic:pic>
              </a:graphicData>
            </a:graphic>
          </wp:inline>
        </w:drawing>
      </w:r>
    </w:p>
    <w:p w14:paraId="408A488F" w14:textId="0F762F3A" w:rsidR="006D36BD" w:rsidRPr="00F85894" w:rsidRDefault="006D36BD" w:rsidP="00F52B3D">
      <w:pPr>
        <w:pStyle w:val="Caption"/>
        <w:spacing w:after="0"/>
        <w:jc w:val="center"/>
        <w:rPr>
          <w:rFonts w:cstheme="minorHAnsi"/>
        </w:rPr>
      </w:pPr>
      <w:bookmarkStart w:id="7" w:name="_Toc6873283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8E637E">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7"/>
    </w:p>
    <w:p w14:paraId="4063B8E7" w14:textId="77777777" w:rsidR="000A4D9D" w:rsidRPr="00650B8D" w:rsidRDefault="000A4D9D" w:rsidP="00F52B3D">
      <w:pPr>
        <w:spacing w:after="0"/>
        <w:rPr>
          <w:rFonts w:cstheme="minorHAnsi"/>
          <w:sz w:val="22"/>
          <w:szCs w:val="22"/>
        </w:rPr>
      </w:pPr>
    </w:p>
    <w:p w14:paraId="0026CC7C" w14:textId="54ED1221" w:rsidR="0066634E" w:rsidRDefault="0059031E" w:rsidP="00F52B3D">
      <w:pPr>
        <w:spacing w:after="0"/>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t>
      </w:r>
      <w:r w:rsidR="00445A3F">
        <w:rPr>
          <w:rFonts w:cstheme="minorHAnsi"/>
          <w:sz w:val="22"/>
          <w:szCs w:val="22"/>
        </w:rPr>
        <w:t xml:space="preserve">the </w:t>
      </w:r>
      <w:r w:rsidRPr="00650B8D">
        <w:rPr>
          <w:rFonts w:cstheme="minorHAnsi"/>
          <w:sz w:val="22"/>
          <w:szCs w:val="22"/>
        </w:rPr>
        <w:t>win or loss of the game. As a</w:t>
      </w:r>
      <w:r w:rsidR="00DD1301">
        <w:rPr>
          <w:rFonts w:cstheme="minorHAnsi"/>
          <w:sz w:val="22"/>
          <w:szCs w:val="22"/>
        </w:rPr>
        <w:t xml:space="preserve"> part </w:t>
      </w:r>
      <w:r w:rsidRPr="00650B8D">
        <w:rPr>
          <w:rFonts w:cstheme="minorHAnsi"/>
          <w:sz w:val="22"/>
          <w:szCs w:val="22"/>
        </w:rPr>
        <w:t xml:space="preserve">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F52B3D">
      <w:pPr>
        <w:spacing w:after="0"/>
        <w:rPr>
          <w:rStyle w:val="SubtleEmphasis"/>
        </w:rPr>
      </w:pPr>
    </w:p>
    <w:p w14:paraId="7152ABF4" w14:textId="20AB4403" w:rsidR="00C83782" w:rsidRPr="00C83782" w:rsidRDefault="00C83782" w:rsidP="00F52B3D">
      <w:pPr>
        <w:spacing w:after="0"/>
        <w:rPr>
          <w:rStyle w:val="SubtleEmphasis"/>
        </w:rPr>
      </w:pPr>
      <w:r w:rsidRPr="00C83782">
        <w:rPr>
          <w:rStyle w:val="SubtleEmphasis"/>
        </w:rPr>
        <w:t>List of Output variables from the API endpoint</w:t>
      </w: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DD1301">
        <w:trPr>
          <w:tblHeader/>
        </w:trPr>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8E637E">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4DB5B0D5"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 xml:space="preserve">The number of shots attempted by a player that </w:t>
            </w:r>
            <w:r w:rsidR="003B02CD">
              <w:rPr>
                <w:rFonts w:eastAsia="Times New Roman" w:cstheme="minorHAnsi"/>
                <w:color w:val="000000"/>
                <w:sz w:val="18"/>
                <w:szCs w:val="18"/>
                <w:lang w:eastAsia="ja-JP"/>
              </w:rPr>
              <w:t>is</w:t>
            </w:r>
            <w:r w:rsidRPr="00BF0A31">
              <w:rPr>
                <w:rFonts w:eastAsia="Times New Roman" w:cstheme="minorHAnsi"/>
                <w:color w:val="000000"/>
                <w:sz w:val="18"/>
                <w:szCs w:val="18"/>
                <w:lang w:eastAsia="ja-JP"/>
              </w:rPr>
              <w:t xml:space="preserv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C723741" w:rsidR="00F91C49" w:rsidRDefault="00F91C49" w:rsidP="00F52B3D">
      <w:pPr>
        <w:pStyle w:val="Caption"/>
        <w:spacing w:after="0"/>
        <w:jc w:val="center"/>
      </w:pPr>
      <w:bookmarkStart w:id="8" w:name="_Toc68732834"/>
      <w:r>
        <w:t xml:space="preserve">Figure </w:t>
      </w:r>
      <w:fldSimple w:instr=" SEQ Figure \* ARABIC ">
        <w:r w:rsidR="008E637E">
          <w:rPr>
            <w:noProof/>
          </w:rPr>
          <w:t>2</w:t>
        </w:r>
      </w:fldSimple>
      <w:r w:rsidRPr="00986E23">
        <w:t xml:space="preserve"> Available features for data between 2005 to 2020</w:t>
      </w:r>
      <w:r w:rsidRPr="00F91C49">
        <w:t xml:space="preserve"> (NBA Media Ventures, LLC., 2021)</w:t>
      </w:r>
      <w:bookmarkEnd w:id="8"/>
    </w:p>
    <w:p w14:paraId="14BE5F47" w14:textId="77777777" w:rsidR="005C7346" w:rsidRPr="005C7346" w:rsidRDefault="005C7346" w:rsidP="005C7346"/>
    <w:p w14:paraId="5F4E7687" w14:textId="482A43FB" w:rsidR="00CD482A" w:rsidRPr="00781AC2" w:rsidRDefault="00781AC2" w:rsidP="00F52B3D">
      <w:pPr>
        <w:pStyle w:val="Heading3"/>
        <w:rPr>
          <w:rFonts w:ascii="Calibri" w:hAnsi="Calibri" w:cs="Calibri"/>
        </w:rPr>
      </w:pPr>
      <w:bookmarkStart w:id="9" w:name="_Toc68732819"/>
      <w:r w:rsidRPr="00781AC2">
        <w:rPr>
          <w:rFonts w:ascii="Calibri" w:hAnsi="Calibri" w:cs="Calibri"/>
          <w:sz w:val="22"/>
          <w:szCs w:val="22"/>
        </w:rPr>
        <w:t>Gathering data – Salary Data</w:t>
      </w:r>
      <w:bookmarkEnd w:id="9"/>
    </w:p>
    <w:p w14:paraId="2D483259" w14:textId="64347594" w:rsidR="00781AC2" w:rsidRDefault="003C12A0" w:rsidP="00F52B3D">
      <w:pPr>
        <w:pStyle w:val="NoSpacing"/>
        <w:spacing w:line="276" w:lineRule="auto"/>
        <w:rPr>
          <w:rFonts w:ascii="Calibri" w:hAnsi="Calibri" w:cs="Calibri"/>
          <w:sz w:val="22"/>
          <w:szCs w:val="22"/>
        </w:rPr>
      </w:pPr>
      <w:r w:rsidRPr="00622000">
        <w:rPr>
          <w:rFonts w:ascii="Calibri" w:hAnsi="Calibri" w:cs="Calibri"/>
          <w:sz w:val="22"/>
          <w:szCs w:val="22"/>
        </w:rPr>
        <w:t xml:space="preserve">For the secondary objective, </w:t>
      </w:r>
      <w:r w:rsidR="00D86334" w:rsidRPr="00622000">
        <w:rPr>
          <w:rFonts w:ascii="Calibri" w:hAnsi="Calibri" w:cs="Calibri"/>
          <w:sz w:val="22"/>
          <w:szCs w:val="22"/>
        </w:rPr>
        <w:t>we have used multiple data sources. This data is not provided by NBA. W</w:t>
      </w:r>
      <w:r w:rsidRPr="00622000">
        <w:rPr>
          <w:rFonts w:ascii="Calibri" w:hAnsi="Calibri" w:cs="Calibri"/>
          <w:sz w:val="22"/>
          <w:szCs w:val="22"/>
        </w:rPr>
        <w:t xml:space="preserve">e retrieved historical player salary data from </w:t>
      </w:r>
      <w:hyperlink r:id="rId12" w:history="1">
        <w:r w:rsidRPr="00622000">
          <w:rPr>
            <w:rStyle w:val="Hyperlink"/>
            <w:rFonts w:ascii="Calibri" w:hAnsi="Calibri" w:cs="Calibri"/>
            <w:sz w:val="22"/>
            <w:szCs w:val="22"/>
          </w:rPr>
          <w:t>espn.com/</w:t>
        </w:r>
        <w:proofErr w:type="spellStart"/>
        <w:r w:rsidRPr="00622000">
          <w:rPr>
            <w:rStyle w:val="Hyperlink"/>
            <w:rFonts w:ascii="Calibri" w:hAnsi="Calibri" w:cs="Calibri"/>
            <w:sz w:val="22"/>
            <w:szCs w:val="22"/>
          </w:rPr>
          <w:t>nba</w:t>
        </w:r>
        <w:proofErr w:type="spellEnd"/>
        <w:r w:rsidRPr="00622000">
          <w:rPr>
            <w:rStyle w:val="Hyperlink"/>
            <w:rFonts w:ascii="Calibri" w:hAnsi="Calibri" w:cs="Calibri"/>
            <w:sz w:val="22"/>
            <w:szCs w:val="22"/>
          </w:rPr>
          <w:t>/salaries</w:t>
        </w:r>
      </w:hyperlink>
      <w:r w:rsidRPr="00622000">
        <w:rPr>
          <w:rFonts w:ascii="Calibri" w:hAnsi="Calibri" w:cs="Calibri"/>
          <w:sz w:val="22"/>
          <w:szCs w:val="22"/>
        </w:rPr>
        <w:t xml:space="preserve">. We merged the future salary data from </w:t>
      </w:r>
      <w:hyperlink r:id="rId13" w:history="1">
        <w:r w:rsidRPr="00622000">
          <w:rPr>
            <w:rStyle w:val="Hyperlink"/>
            <w:rFonts w:ascii="Calibri" w:hAnsi="Calibri" w:cs="Calibri"/>
            <w:sz w:val="22"/>
            <w:szCs w:val="22"/>
          </w:rPr>
          <w:t>hoopshype.com/salaries/</w:t>
        </w:r>
      </w:hyperlink>
      <w:r w:rsidRPr="00622000">
        <w:rPr>
          <w:rFonts w:ascii="Calibri" w:hAnsi="Calibri" w:cs="Calibri"/>
          <w:sz w:val="22"/>
          <w:szCs w:val="22"/>
        </w:rPr>
        <w:t xml:space="preserve"> to the salary dataset.</w:t>
      </w:r>
      <w:r w:rsidR="00D86334" w:rsidRPr="00622000">
        <w:rPr>
          <w:rFonts w:ascii="Calibri" w:hAnsi="Calibri" w:cs="Calibri"/>
          <w:sz w:val="22"/>
          <w:szCs w:val="22"/>
        </w:rPr>
        <w:t xml:space="preserve"> This was done by web-scraping using python libraries.</w:t>
      </w:r>
    </w:p>
    <w:p w14:paraId="27C6B09D" w14:textId="77777777" w:rsidR="005C7346" w:rsidRPr="00622000" w:rsidRDefault="005C7346" w:rsidP="00F52B3D">
      <w:pPr>
        <w:pStyle w:val="NoSpacing"/>
        <w:spacing w:line="276" w:lineRule="auto"/>
        <w:rPr>
          <w:rFonts w:ascii="Calibri" w:hAnsi="Calibri" w:cs="Calibri"/>
          <w:sz w:val="22"/>
          <w:szCs w:val="22"/>
        </w:rPr>
      </w:pPr>
    </w:p>
    <w:p w14:paraId="39AC4656" w14:textId="5F3E7409" w:rsidR="00781AC2" w:rsidRPr="00781AC2" w:rsidRDefault="00781AC2" w:rsidP="00F52B3D">
      <w:pPr>
        <w:pStyle w:val="Heading4"/>
        <w:rPr>
          <w:rFonts w:ascii="Calibri" w:hAnsi="Calibri" w:cs="Calibri"/>
          <w:sz w:val="22"/>
          <w:szCs w:val="22"/>
        </w:rPr>
      </w:pPr>
      <w:r w:rsidRPr="00781AC2">
        <w:rPr>
          <w:rFonts w:ascii="Calibri" w:hAnsi="Calibri" w:cs="Calibri"/>
          <w:sz w:val="22"/>
          <w:szCs w:val="22"/>
        </w:rPr>
        <w:t>Understanding the Data –</w:t>
      </w:r>
      <w:r w:rsidR="005014A3">
        <w:rPr>
          <w:rFonts w:ascii="Calibri" w:hAnsi="Calibri" w:cs="Calibri"/>
          <w:sz w:val="22"/>
          <w:szCs w:val="22"/>
        </w:rPr>
        <w:t xml:space="preserve"> </w:t>
      </w:r>
      <w:r w:rsidRPr="00781AC2">
        <w:rPr>
          <w:rFonts w:ascii="Calibri" w:hAnsi="Calibri" w:cs="Calibri"/>
          <w:sz w:val="22"/>
          <w:szCs w:val="22"/>
        </w:rPr>
        <w:t>player salary data</w:t>
      </w:r>
    </w:p>
    <w:p w14:paraId="1286BF31" w14:textId="7E74B397" w:rsidR="009007EA" w:rsidRPr="00781AC2" w:rsidRDefault="00D241B1" w:rsidP="00F52B3D">
      <w:pPr>
        <w:spacing w:after="0"/>
        <w:rPr>
          <w:rFonts w:ascii="Calibri" w:hAnsi="Calibri" w:cs="Calibri"/>
        </w:rPr>
      </w:pPr>
      <w:r w:rsidRPr="00781AC2">
        <w:rPr>
          <w:rFonts w:ascii="Calibri" w:hAnsi="Calibri" w:cs="Calibri"/>
          <w:sz w:val="22"/>
          <w:szCs w:val="22"/>
        </w:rPr>
        <w:t xml:space="preserve">The </w:t>
      </w:r>
      <w:r w:rsidR="005014A3">
        <w:rPr>
          <w:rFonts w:ascii="Calibri" w:hAnsi="Calibri" w:cs="Calibri"/>
          <w:sz w:val="22"/>
          <w:szCs w:val="22"/>
        </w:rPr>
        <w:t>s</w:t>
      </w:r>
      <w:r w:rsidRPr="00781AC2">
        <w:rPr>
          <w:rFonts w:ascii="Calibri" w:hAnsi="Calibri" w:cs="Calibri"/>
          <w:sz w:val="22"/>
          <w:szCs w:val="22"/>
        </w:rPr>
        <w:t xml:space="preserve">alary data </w:t>
      </w:r>
      <w:r w:rsidR="00CD482A" w:rsidRPr="00781AC2">
        <w:rPr>
          <w:rFonts w:ascii="Calibri" w:hAnsi="Calibri" w:cs="Calibri"/>
          <w:sz w:val="22"/>
          <w:szCs w:val="22"/>
        </w:rPr>
        <w:t xml:space="preserve">consists of </w:t>
      </w:r>
      <w:r w:rsidRPr="00781AC2">
        <w:rPr>
          <w:rFonts w:ascii="Calibri" w:hAnsi="Calibri" w:cs="Calibri"/>
          <w:sz w:val="22"/>
          <w:szCs w:val="22"/>
        </w:rPr>
        <w:t>16</w:t>
      </w:r>
      <w:r w:rsidR="00CD482A" w:rsidRPr="00781AC2">
        <w:rPr>
          <w:rFonts w:ascii="Calibri" w:hAnsi="Calibri" w:cs="Calibri"/>
          <w:sz w:val="22"/>
          <w:szCs w:val="22"/>
        </w:rPr>
        <w:t xml:space="preserve"> possible features from the year </w:t>
      </w:r>
      <w:r w:rsidRPr="00781AC2">
        <w:rPr>
          <w:rFonts w:ascii="Calibri" w:hAnsi="Calibri" w:cs="Calibri"/>
          <w:sz w:val="22"/>
          <w:szCs w:val="22"/>
        </w:rPr>
        <w:t>2015</w:t>
      </w:r>
      <w:r w:rsidR="00CD482A" w:rsidRPr="00781AC2">
        <w:rPr>
          <w:rFonts w:ascii="Calibri" w:hAnsi="Calibri" w:cs="Calibri"/>
          <w:sz w:val="22"/>
          <w:szCs w:val="22"/>
        </w:rPr>
        <w:t xml:space="preserve"> to </w:t>
      </w:r>
      <w:r w:rsidRPr="00781AC2">
        <w:rPr>
          <w:rFonts w:ascii="Calibri" w:hAnsi="Calibri" w:cs="Calibri"/>
          <w:sz w:val="22"/>
          <w:szCs w:val="22"/>
        </w:rPr>
        <w:t>2025</w:t>
      </w:r>
      <w:r w:rsidR="005014A3">
        <w:rPr>
          <w:rFonts w:ascii="Calibri" w:hAnsi="Calibri" w:cs="Calibri"/>
          <w:sz w:val="22"/>
          <w:szCs w:val="22"/>
        </w:rPr>
        <w:t xml:space="preserve"> </w:t>
      </w:r>
      <w:r w:rsidRPr="00781AC2">
        <w:rPr>
          <w:rFonts w:ascii="Calibri" w:hAnsi="Calibri" w:cs="Calibri"/>
          <w:sz w:val="22"/>
          <w:szCs w:val="22"/>
        </w:rPr>
        <w:t>(</w:t>
      </w:r>
      <w:r w:rsidR="005014A3">
        <w:rPr>
          <w:rFonts w:ascii="Calibri" w:hAnsi="Calibri" w:cs="Calibri"/>
          <w:sz w:val="22"/>
          <w:szCs w:val="22"/>
        </w:rPr>
        <w:t>i</w:t>
      </w:r>
      <w:r w:rsidRPr="00781AC2">
        <w:rPr>
          <w:rFonts w:ascii="Calibri" w:hAnsi="Calibri" w:cs="Calibri"/>
          <w:sz w:val="22"/>
          <w:szCs w:val="22"/>
        </w:rPr>
        <w:t>f contracted)</w:t>
      </w:r>
      <w:r w:rsidR="00CD482A" w:rsidRPr="00781AC2">
        <w:rPr>
          <w:rFonts w:ascii="Calibri" w:hAnsi="Calibri" w:cs="Calibri"/>
          <w:sz w:val="22"/>
          <w:szCs w:val="22"/>
        </w:rPr>
        <w:t xml:space="preserve"> for </w:t>
      </w:r>
      <w:r w:rsidRPr="00781AC2">
        <w:rPr>
          <w:rFonts w:ascii="Calibri" w:hAnsi="Calibri" w:cs="Calibri"/>
          <w:sz w:val="22"/>
          <w:szCs w:val="22"/>
        </w:rPr>
        <w:t>approximately</w:t>
      </w:r>
      <w:r w:rsidR="00CD482A" w:rsidRPr="00781AC2">
        <w:rPr>
          <w:rFonts w:ascii="Calibri" w:hAnsi="Calibri" w:cs="Calibri"/>
          <w:sz w:val="22"/>
          <w:szCs w:val="22"/>
        </w:rPr>
        <w:t xml:space="preserve"> </w:t>
      </w:r>
      <w:r w:rsidRPr="00781AC2">
        <w:rPr>
          <w:rFonts w:ascii="Calibri" w:hAnsi="Calibri" w:cs="Calibri"/>
          <w:sz w:val="22"/>
          <w:szCs w:val="22"/>
        </w:rPr>
        <w:t>500</w:t>
      </w:r>
      <w:r w:rsidR="005014A3">
        <w:rPr>
          <w:rFonts w:ascii="Calibri" w:hAnsi="Calibri" w:cs="Calibri"/>
          <w:sz w:val="22"/>
          <w:szCs w:val="22"/>
        </w:rPr>
        <w:t xml:space="preserve"> NBA</w:t>
      </w:r>
      <w:r w:rsidRPr="00781AC2">
        <w:rPr>
          <w:rFonts w:ascii="Calibri" w:hAnsi="Calibri" w:cs="Calibri"/>
          <w:sz w:val="22"/>
          <w:szCs w:val="22"/>
        </w:rPr>
        <w:t xml:space="preserve"> players.</w:t>
      </w:r>
    </w:p>
    <w:p w14:paraId="356B49D1" w14:textId="77777777" w:rsidR="00A86B8D" w:rsidRPr="00781AC2" w:rsidRDefault="00A86B8D" w:rsidP="00F52B3D">
      <w:pPr>
        <w:pStyle w:val="Caption"/>
        <w:spacing w:after="0"/>
        <w:jc w:val="center"/>
        <w:rPr>
          <w:rFonts w:ascii="Calibri" w:hAnsi="Calibri" w:cs="Calibri"/>
        </w:rPr>
      </w:pPr>
    </w:p>
    <w:tbl>
      <w:tblPr>
        <w:tblW w:w="5672" w:type="dxa"/>
        <w:jc w:val="center"/>
        <w:tblLook w:val="04A0" w:firstRow="1" w:lastRow="0" w:firstColumn="1" w:lastColumn="0" w:noHBand="0" w:noVBand="1"/>
      </w:tblPr>
      <w:tblGrid>
        <w:gridCol w:w="500"/>
        <w:gridCol w:w="2189"/>
        <w:gridCol w:w="652"/>
        <w:gridCol w:w="1330"/>
        <w:gridCol w:w="1330"/>
      </w:tblGrid>
      <w:tr w:rsidR="00A86B8D" w:rsidRPr="00A86B8D" w14:paraId="383E8CD4" w14:textId="77777777" w:rsidTr="00A86B8D">
        <w:trPr>
          <w:trHeight w:val="300"/>
          <w:jc w:val="center"/>
        </w:trPr>
        <w:tc>
          <w:tcPr>
            <w:tcW w:w="500" w:type="dxa"/>
            <w:tcBorders>
              <w:top w:val="single" w:sz="4" w:space="0" w:color="auto"/>
              <w:left w:val="single" w:sz="4" w:space="0" w:color="auto"/>
              <w:bottom w:val="single" w:sz="4" w:space="0" w:color="auto"/>
              <w:right w:val="single" w:sz="4" w:space="0" w:color="auto"/>
            </w:tcBorders>
            <w:shd w:val="clear" w:color="000000" w:fill="990000"/>
            <w:noWrap/>
            <w:vAlign w:val="bottom"/>
            <w:hideMark/>
          </w:tcPr>
          <w:p w14:paraId="6FFB9C9B"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proofErr w:type="spellStart"/>
            <w:r w:rsidRPr="00A86B8D">
              <w:rPr>
                <w:rFonts w:ascii="Calibri" w:eastAsia="Times New Roman" w:hAnsi="Calibri" w:cs="Calibri"/>
                <w:b/>
                <w:bCs/>
                <w:color w:val="FFFFFF"/>
                <w:sz w:val="22"/>
                <w:szCs w:val="22"/>
                <w:lang w:eastAsia="en-CA"/>
              </w:rPr>
              <w:t>Rk</w:t>
            </w:r>
            <w:proofErr w:type="spellEnd"/>
          </w:p>
        </w:tc>
        <w:tc>
          <w:tcPr>
            <w:tcW w:w="2189" w:type="dxa"/>
            <w:tcBorders>
              <w:top w:val="single" w:sz="4" w:space="0" w:color="auto"/>
              <w:left w:val="nil"/>
              <w:bottom w:val="single" w:sz="4" w:space="0" w:color="auto"/>
              <w:right w:val="single" w:sz="4" w:space="0" w:color="auto"/>
            </w:tcBorders>
            <w:shd w:val="clear" w:color="000000" w:fill="990000"/>
            <w:noWrap/>
            <w:vAlign w:val="bottom"/>
            <w:hideMark/>
          </w:tcPr>
          <w:p w14:paraId="22B3E3AA"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Player Name</w:t>
            </w:r>
          </w:p>
        </w:tc>
        <w:tc>
          <w:tcPr>
            <w:tcW w:w="323" w:type="dxa"/>
            <w:tcBorders>
              <w:top w:val="single" w:sz="4" w:space="0" w:color="auto"/>
              <w:left w:val="nil"/>
              <w:bottom w:val="single" w:sz="4" w:space="0" w:color="auto"/>
              <w:right w:val="single" w:sz="4" w:space="0" w:color="auto"/>
            </w:tcBorders>
            <w:shd w:val="clear" w:color="000000" w:fill="990000"/>
            <w:noWrap/>
            <w:vAlign w:val="bottom"/>
            <w:hideMark/>
          </w:tcPr>
          <w:p w14:paraId="6A31C640"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Tm</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128F68C2"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2015-2016</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22B29659"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2016-2017</w:t>
            </w:r>
          </w:p>
        </w:tc>
      </w:tr>
      <w:tr w:rsidR="00A86B8D" w:rsidRPr="00A86B8D" w14:paraId="313FC5C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2AD7935"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w:t>
            </w:r>
          </w:p>
        </w:tc>
        <w:tc>
          <w:tcPr>
            <w:tcW w:w="2189" w:type="dxa"/>
            <w:tcBorders>
              <w:top w:val="nil"/>
              <w:left w:val="nil"/>
              <w:bottom w:val="single" w:sz="4" w:space="0" w:color="auto"/>
              <w:right w:val="single" w:sz="4" w:space="0" w:color="auto"/>
            </w:tcBorders>
            <w:shd w:val="clear" w:color="auto" w:fill="auto"/>
            <w:noWrap/>
            <w:vAlign w:val="bottom"/>
            <w:hideMark/>
          </w:tcPr>
          <w:p w14:paraId="640FB813"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Stephen Curry</w:t>
            </w:r>
          </w:p>
        </w:tc>
        <w:tc>
          <w:tcPr>
            <w:tcW w:w="323" w:type="dxa"/>
            <w:tcBorders>
              <w:top w:val="nil"/>
              <w:left w:val="nil"/>
              <w:bottom w:val="single" w:sz="4" w:space="0" w:color="auto"/>
              <w:right w:val="single" w:sz="4" w:space="0" w:color="auto"/>
            </w:tcBorders>
            <w:shd w:val="clear" w:color="auto" w:fill="auto"/>
            <w:noWrap/>
            <w:vAlign w:val="bottom"/>
            <w:hideMark/>
          </w:tcPr>
          <w:p w14:paraId="4A15983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GSW</w:t>
            </w:r>
          </w:p>
        </w:tc>
        <w:tc>
          <w:tcPr>
            <w:tcW w:w="1330" w:type="dxa"/>
            <w:tcBorders>
              <w:top w:val="nil"/>
              <w:left w:val="nil"/>
              <w:bottom w:val="single" w:sz="4" w:space="0" w:color="auto"/>
              <w:right w:val="single" w:sz="4" w:space="0" w:color="auto"/>
            </w:tcBorders>
            <w:shd w:val="clear" w:color="auto" w:fill="auto"/>
            <w:noWrap/>
            <w:vAlign w:val="bottom"/>
            <w:hideMark/>
          </w:tcPr>
          <w:p w14:paraId="397DD56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$11,370,786</w:t>
            </w:r>
          </w:p>
        </w:tc>
        <w:tc>
          <w:tcPr>
            <w:tcW w:w="1330" w:type="dxa"/>
            <w:tcBorders>
              <w:top w:val="nil"/>
              <w:left w:val="nil"/>
              <w:bottom w:val="single" w:sz="4" w:space="0" w:color="auto"/>
              <w:right w:val="single" w:sz="4" w:space="0" w:color="auto"/>
            </w:tcBorders>
            <w:shd w:val="clear" w:color="auto" w:fill="auto"/>
            <w:noWrap/>
            <w:vAlign w:val="bottom"/>
            <w:hideMark/>
          </w:tcPr>
          <w:p w14:paraId="2B713660"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$12,112,359</w:t>
            </w:r>
          </w:p>
        </w:tc>
      </w:tr>
      <w:tr w:rsidR="00A86B8D" w:rsidRPr="00A86B8D" w14:paraId="34D8092C"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694743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w:t>
            </w:r>
          </w:p>
        </w:tc>
        <w:tc>
          <w:tcPr>
            <w:tcW w:w="2189" w:type="dxa"/>
            <w:tcBorders>
              <w:top w:val="nil"/>
              <w:left w:val="nil"/>
              <w:bottom w:val="single" w:sz="4" w:space="0" w:color="auto"/>
              <w:right w:val="single" w:sz="4" w:space="0" w:color="auto"/>
            </w:tcBorders>
            <w:shd w:val="clear" w:color="auto" w:fill="auto"/>
            <w:noWrap/>
            <w:vAlign w:val="bottom"/>
            <w:hideMark/>
          </w:tcPr>
          <w:p w14:paraId="383BFA10"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Russell Westbrook</w:t>
            </w:r>
          </w:p>
        </w:tc>
        <w:tc>
          <w:tcPr>
            <w:tcW w:w="323" w:type="dxa"/>
            <w:tcBorders>
              <w:top w:val="nil"/>
              <w:left w:val="nil"/>
              <w:bottom w:val="single" w:sz="4" w:space="0" w:color="auto"/>
              <w:right w:val="single" w:sz="4" w:space="0" w:color="auto"/>
            </w:tcBorders>
            <w:shd w:val="clear" w:color="auto" w:fill="auto"/>
            <w:noWrap/>
            <w:vAlign w:val="bottom"/>
            <w:hideMark/>
          </w:tcPr>
          <w:p w14:paraId="6FF510C0"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WAS</w:t>
            </w:r>
          </w:p>
        </w:tc>
        <w:tc>
          <w:tcPr>
            <w:tcW w:w="1330" w:type="dxa"/>
            <w:tcBorders>
              <w:top w:val="nil"/>
              <w:left w:val="nil"/>
              <w:bottom w:val="single" w:sz="4" w:space="0" w:color="auto"/>
              <w:right w:val="single" w:sz="4" w:space="0" w:color="auto"/>
            </w:tcBorders>
            <w:shd w:val="clear" w:color="auto" w:fill="auto"/>
            <w:noWrap/>
            <w:vAlign w:val="bottom"/>
            <w:hideMark/>
          </w:tcPr>
          <w:p w14:paraId="279086E5"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$16,744,218</w:t>
            </w:r>
          </w:p>
        </w:tc>
        <w:tc>
          <w:tcPr>
            <w:tcW w:w="1330" w:type="dxa"/>
            <w:tcBorders>
              <w:top w:val="nil"/>
              <w:left w:val="nil"/>
              <w:bottom w:val="single" w:sz="4" w:space="0" w:color="auto"/>
              <w:right w:val="single" w:sz="4" w:space="0" w:color="auto"/>
            </w:tcBorders>
            <w:shd w:val="clear" w:color="auto" w:fill="auto"/>
            <w:noWrap/>
            <w:vAlign w:val="bottom"/>
            <w:hideMark/>
          </w:tcPr>
          <w:p w14:paraId="6E93BD74"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r w:rsidR="00A86B8D" w:rsidRPr="00A86B8D" w14:paraId="024E652D"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EE4A48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3</w:t>
            </w:r>
          </w:p>
        </w:tc>
        <w:tc>
          <w:tcPr>
            <w:tcW w:w="2189" w:type="dxa"/>
            <w:tcBorders>
              <w:top w:val="nil"/>
              <w:left w:val="nil"/>
              <w:bottom w:val="single" w:sz="4" w:space="0" w:color="auto"/>
              <w:right w:val="single" w:sz="4" w:space="0" w:color="auto"/>
            </w:tcBorders>
            <w:shd w:val="clear" w:color="auto" w:fill="auto"/>
            <w:noWrap/>
            <w:vAlign w:val="bottom"/>
            <w:hideMark/>
          </w:tcPr>
          <w:p w14:paraId="04892DE2"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Chris Paul</w:t>
            </w:r>
          </w:p>
        </w:tc>
        <w:tc>
          <w:tcPr>
            <w:tcW w:w="323" w:type="dxa"/>
            <w:tcBorders>
              <w:top w:val="nil"/>
              <w:left w:val="nil"/>
              <w:bottom w:val="single" w:sz="4" w:space="0" w:color="auto"/>
              <w:right w:val="single" w:sz="4" w:space="0" w:color="auto"/>
            </w:tcBorders>
            <w:shd w:val="clear" w:color="auto" w:fill="auto"/>
            <w:noWrap/>
            <w:vAlign w:val="bottom"/>
            <w:hideMark/>
          </w:tcPr>
          <w:p w14:paraId="1DB1F239"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PHO</w:t>
            </w:r>
          </w:p>
        </w:tc>
        <w:tc>
          <w:tcPr>
            <w:tcW w:w="1330" w:type="dxa"/>
            <w:tcBorders>
              <w:top w:val="nil"/>
              <w:left w:val="nil"/>
              <w:bottom w:val="single" w:sz="4" w:space="0" w:color="auto"/>
              <w:right w:val="single" w:sz="4" w:space="0" w:color="auto"/>
            </w:tcBorders>
            <w:shd w:val="clear" w:color="auto" w:fill="auto"/>
            <w:noWrap/>
            <w:vAlign w:val="bottom"/>
            <w:hideMark/>
          </w:tcPr>
          <w:p w14:paraId="4EA6343F"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$21,468,695</w:t>
            </w:r>
          </w:p>
        </w:tc>
        <w:tc>
          <w:tcPr>
            <w:tcW w:w="1330" w:type="dxa"/>
            <w:tcBorders>
              <w:top w:val="nil"/>
              <w:left w:val="nil"/>
              <w:bottom w:val="single" w:sz="4" w:space="0" w:color="auto"/>
              <w:right w:val="single" w:sz="4" w:space="0" w:color="auto"/>
            </w:tcBorders>
            <w:shd w:val="clear" w:color="auto" w:fill="auto"/>
            <w:noWrap/>
            <w:vAlign w:val="bottom"/>
            <w:hideMark/>
          </w:tcPr>
          <w:p w14:paraId="592F2FEC"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$22,868,827</w:t>
            </w:r>
          </w:p>
        </w:tc>
      </w:tr>
      <w:tr w:rsidR="00A86B8D" w:rsidRPr="00A86B8D" w14:paraId="06BC458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48C2D2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4</w:t>
            </w:r>
          </w:p>
        </w:tc>
        <w:tc>
          <w:tcPr>
            <w:tcW w:w="2189" w:type="dxa"/>
            <w:tcBorders>
              <w:top w:val="nil"/>
              <w:left w:val="nil"/>
              <w:bottom w:val="single" w:sz="4" w:space="0" w:color="auto"/>
              <w:right w:val="single" w:sz="4" w:space="0" w:color="auto"/>
            </w:tcBorders>
            <w:shd w:val="clear" w:color="auto" w:fill="auto"/>
            <w:noWrap/>
            <w:vAlign w:val="bottom"/>
            <w:hideMark/>
          </w:tcPr>
          <w:p w14:paraId="60AD787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John Wall</w:t>
            </w:r>
          </w:p>
        </w:tc>
        <w:tc>
          <w:tcPr>
            <w:tcW w:w="323" w:type="dxa"/>
            <w:tcBorders>
              <w:top w:val="nil"/>
              <w:left w:val="nil"/>
              <w:bottom w:val="single" w:sz="4" w:space="0" w:color="auto"/>
              <w:right w:val="single" w:sz="4" w:space="0" w:color="auto"/>
            </w:tcBorders>
            <w:shd w:val="clear" w:color="auto" w:fill="auto"/>
            <w:noWrap/>
            <w:vAlign w:val="bottom"/>
            <w:hideMark/>
          </w:tcPr>
          <w:p w14:paraId="79F3D774"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HOU</w:t>
            </w:r>
          </w:p>
        </w:tc>
        <w:tc>
          <w:tcPr>
            <w:tcW w:w="1330" w:type="dxa"/>
            <w:tcBorders>
              <w:top w:val="nil"/>
              <w:left w:val="nil"/>
              <w:bottom w:val="single" w:sz="4" w:space="0" w:color="auto"/>
              <w:right w:val="single" w:sz="4" w:space="0" w:color="auto"/>
            </w:tcBorders>
            <w:shd w:val="clear" w:color="auto" w:fill="auto"/>
            <w:noWrap/>
            <w:vAlign w:val="bottom"/>
            <w:hideMark/>
          </w:tcPr>
          <w:p w14:paraId="1A9D7601"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$15,851,950</w:t>
            </w:r>
          </w:p>
        </w:tc>
        <w:tc>
          <w:tcPr>
            <w:tcW w:w="1330" w:type="dxa"/>
            <w:tcBorders>
              <w:top w:val="nil"/>
              <w:left w:val="nil"/>
              <w:bottom w:val="single" w:sz="4" w:space="0" w:color="auto"/>
              <w:right w:val="single" w:sz="4" w:space="0" w:color="auto"/>
            </w:tcBorders>
            <w:shd w:val="clear" w:color="auto" w:fill="auto"/>
            <w:noWrap/>
            <w:vAlign w:val="bottom"/>
            <w:hideMark/>
          </w:tcPr>
          <w:p w14:paraId="25C4B764"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$16,957,900</w:t>
            </w:r>
          </w:p>
        </w:tc>
      </w:tr>
      <w:tr w:rsidR="00A86B8D" w:rsidRPr="00A86B8D" w14:paraId="468944EA"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FC52456"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5</w:t>
            </w:r>
          </w:p>
        </w:tc>
        <w:tc>
          <w:tcPr>
            <w:tcW w:w="2189" w:type="dxa"/>
            <w:tcBorders>
              <w:top w:val="nil"/>
              <w:left w:val="nil"/>
              <w:bottom w:val="single" w:sz="4" w:space="0" w:color="auto"/>
              <w:right w:val="single" w:sz="4" w:space="0" w:color="auto"/>
            </w:tcBorders>
            <w:shd w:val="clear" w:color="auto" w:fill="auto"/>
            <w:noWrap/>
            <w:vAlign w:val="bottom"/>
            <w:hideMark/>
          </w:tcPr>
          <w:p w14:paraId="490FE995"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James Harden</w:t>
            </w:r>
          </w:p>
        </w:tc>
        <w:tc>
          <w:tcPr>
            <w:tcW w:w="323" w:type="dxa"/>
            <w:tcBorders>
              <w:top w:val="nil"/>
              <w:left w:val="nil"/>
              <w:bottom w:val="single" w:sz="4" w:space="0" w:color="auto"/>
              <w:right w:val="single" w:sz="4" w:space="0" w:color="auto"/>
            </w:tcBorders>
            <w:shd w:val="clear" w:color="auto" w:fill="auto"/>
            <w:noWrap/>
            <w:vAlign w:val="bottom"/>
            <w:hideMark/>
          </w:tcPr>
          <w:p w14:paraId="0280DA2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BRK</w:t>
            </w:r>
          </w:p>
        </w:tc>
        <w:tc>
          <w:tcPr>
            <w:tcW w:w="1330" w:type="dxa"/>
            <w:tcBorders>
              <w:top w:val="nil"/>
              <w:left w:val="nil"/>
              <w:bottom w:val="single" w:sz="4" w:space="0" w:color="auto"/>
              <w:right w:val="single" w:sz="4" w:space="0" w:color="auto"/>
            </w:tcBorders>
            <w:shd w:val="clear" w:color="auto" w:fill="auto"/>
            <w:noWrap/>
            <w:vAlign w:val="bottom"/>
            <w:hideMark/>
          </w:tcPr>
          <w:p w14:paraId="243E395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$15,756,438</w:t>
            </w:r>
          </w:p>
        </w:tc>
        <w:tc>
          <w:tcPr>
            <w:tcW w:w="1330" w:type="dxa"/>
            <w:tcBorders>
              <w:top w:val="nil"/>
              <w:left w:val="nil"/>
              <w:bottom w:val="single" w:sz="4" w:space="0" w:color="auto"/>
              <w:right w:val="single" w:sz="4" w:space="0" w:color="auto"/>
            </w:tcBorders>
            <w:shd w:val="clear" w:color="auto" w:fill="auto"/>
            <w:noWrap/>
            <w:vAlign w:val="bottom"/>
            <w:hideMark/>
          </w:tcPr>
          <w:p w14:paraId="022AFF1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bl>
    <w:p w14:paraId="67E2A949" w14:textId="686EC923" w:rsidR="006A0DB4" w:rsidRPr="00781AC2" w:rsidRDefault="006A0DB4" w:rsidP="00F52B3D">
      <w:pPr>
        <w:pStyle w:val="Caption"/>
        <w:spacing w:after="0"/>
        <w:jc w:val="center"/>
        <w:rPr>
          <w:rFonts w:ascii="Calibri" w:hAnsi="Calibri" w:cs="Calibri"/>
        </w:rPr>
      </w:pPr>
      <w:bookmarkStart w:id="10" w:name="_Toc68732835"/>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3</w:t>
      </w:r>
      <w:r w:rsidR="00465849" w:rsidRPr="00781AC2">
        <w:rPr>
          <w:rFonts w:ascii="Calibri" w:hAnsi="Calibri" w:cs="Calibri"/>
          <w:noProof/>
        </w:rPr>
        <w:fldChar w:fldCharType="end"/>
      </w:r>
      <w:r w:rsidRPr="00781AC2">
        <w:rPr>
          <w:rFonts w:ascii="Calibri" w:hAnsi="Calibri" w:cs="Calibri"/>
        </w:rPr>
        <w:t xml:space="preserve"> Example NBA Salary data subset</w:t>
      </w:r>
      <w:bookmarkEnd w:id="10"/>
    </w:p>
    <w:p w14:paraId="4B9A6995" w14:textId="7DD15570" w:rsidR="009007EA" w:rsidRPr="00781AC2" w:rsidRDefault="009007EA" w:rsidP="00F52B3D">
      <w:pPr>
        <w:spacing w:after="0"/>
        <w:jc w:val="center"/>
        <w:rPr>
          <w:rFonts w:ascii="Calibri" w:hAnsi="Calibri" w:cs="Calibri"/>
        </w:rPr>
      </w:pPr>
    </w:p>
    <w:p w14:paraId="678429AC" w14:textId="641E3206" w:rsidR="0066634E" w:rsidRPr="00781AC2" w:rsidRDefault="0066634E" w:rsidP="00F52B3D">
      <w:pPr>
        <w:spacing w:after="0"/>
        <w:jc w:val="center"/>
        <w:rPr>
          <w:rFonts w:ascii="Calibri" w:hAnsi="Calibri" w:cs="Calibri"/>
        </w:rPr>
      </w:pPr>
    </w:p>
    <w:tbl>
      <w:tblPr>
        <w:tblW w:w="8926" w:type="dxa"/>
        <w:tblLook w:val="04A0" w:firstRow="1" w:lastRow="0" w:firstColumn="1" w:lastColumn="0" w:noHBand="0" w:noVBand="1"/>
      </w:tblPr>
      <w:tblGrid>
        <w:gridCol w:w="1536"/>
        <w:gridCol w:w="1153"/>
        <w:gridCol w:w="1543"/>
        <w:gridCol w:w="4694"/>
      </w:tblGrid>
      <w:tr w:rsidR="007427AF" w:rsidRPr="00781AC2"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781AC2" w:rsidRDefault="00856C4E"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781AC2" w:rsidRDefault="007427AF"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781AC2" w:rsidRDefault="007427AF"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781AC2" w:rsidRDefault="007427AF" w:rsidP="008E637E">
            <w:pPr>
              <w:spacing w:before="0" w:after="0" w:line="240" w:lineRule="auto"/>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Definitions</w:t>
            </w:r>
          </w:p>
        </w:tc>
      </w:tr>
      <w:tr w:rsidR="00DA5D03" w:rsidRPr="00781AC2"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proofErr w:type="spellStart"/>
            <w:r w:rsidRPr="00781AC2">
              <w:rPr>
                <w:rFonts w:ascii="Calibri" w:eastAsia="Times New Roman" w:hAnsi="Calibri" w:cs="Calibr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Current NBA rank of the player</w:t>
            </w:r>
          </w:p>
        </w:tc>
      </w:tr>
      <w:tr w:rsidR="00DA5D03" w:rsidRPr="00781AC2"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 xml:space="preserve">Player </w:t>
            </w:r>
            <w:r w:rsidR="00856C4E" w:rsidRPr="00781AC2">
              <w:rPr>
                <w:rFonts w:ascii="Calibri" w:eastAsia="Times New Roman" w:hAnsi="Calibri" w:cs="Calibri"/>
                <w:color w:val="000000"/>
                <w:sz w:val="18"/>
                <w:szCs w:val="18"/>
                <w:lang w:eastAsia="en-CA"/>
              </w:rPr>
              <w:t>name</w:t>
            </w:r>
          </w:p>
        </w:tc>
      </w:tr>
      <w:tr w:rsidR="00DA5D03" w:rsidRPr="00781AC2"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Team’s 3-character abbreviation</w:t>
            </w:r>
          </w:p>
        </w:tc>
      </w:tr>
      <w:tr w:rsidR="00DA5D03" w:rsidRPr="00781AC2"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781AC2" w:rsidRDefault="00856C4E"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Salary</w:t>
            </w:r>
            <w:r w:rsidR="00856C4E" w:rsidRPr="00781AC2">
              <w:rPr>
                <w:rFonts w:ascii="Calibri" w:eastAsia="Times New Roman" w:hAnsi="Calibri" w:cs="Calibri"/>
                <w:color w:val="000000"/>
                <w:sz w:val="18"/>
                <w:szCs w:val="18"/>
                <w:lang w:eastAsia="en-CA"/>
              </w:rPr>
              <w:t xml:space="preserve"> (in US dollars) </w:t>
            </w:r>
            <w:r w:rsidRPr="00781AC2">
              <w:rPr>
                <w:rFonts w:ascii="Calibri" w:eastAsia="Times New Roman" w:hAnsi="Calibri" w:cs="Calibri"/>
                <w:color w:val="000000"/>
                <w:sz w:val="18"/>
                <w:szCs w:val="18"/>
                <w:lang w:eastAsia="en-CA"/>
              </w:rPr>
              <w:t>for the given NBA season year</w:t>
            </w:r>
          </w:p>
          <w:p w14:paraId="35ED1664" w14:textId="651D36BE" w:rsidR="00DA5D03" w:rsidRPr="00781AC2" w:rsidRDefault="00DA5D03"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Column YYYY-YYYY represents the NBA season year</w:t>
            </w:r>
          </w:p>
        </w:tc>
      </w:tr>
    </w:tbl>
    <w:p w14:paraId="5604AB48" w14:textId="7068B6DB" w:rsidR="006A0DB4" w:rsidRPr="00781AC2" w:rsidRDefault="006A0DB4" w:rsidP="00F52B3D">
      <w:pPr>
        <w:pStyle w:val="Caption"/>
        <w:spacing w:after="0"/>
        <w:jc w:val="center"/>
        <w:rPr>
          <w:rFonts w:ascii="Calibri" w:hAnsi="Calibri" w:cs="Calibri"/>
        </w:rPr>
      </w:pPr>
      <w:bookmarkStart w:id="11" w:name="_Toc68732836"/>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4</w:t>
      </w:r>
      <w:r w:rsidR="00465849" w:rsidRPr="00781AC2">
        <w:rPr>
          <w:rFonts w:ascii="Calibri" w:hAnsi="Calibri" w:cs="Calibri"/>
          <w:noProof/>
        </w:rPr>
        <w:fldChar w:fldCharType="end"/>
      </w:r>
      <w:r w:rsidRPr="00781AC2">
        <w:rPr>
          <w:rFonts w:ascii="Calibri" w:hAnsi="Calibri" w:cs="Calibri"/>
        </w:rPr>
        <w:t xml:space="preserve"> Available features for salary data between 2015 to 2025 (ESPN and </w:t>
      </w:r>
      <w:proofErr w:type="spellStart"/>
      <w:r w:rsidRPr="00781AC2">
        <w:rPr>
          <w:rFonts w:ascii="Calibri" w:hAnsi="Calibri" w:cs="Calibri"/>
        </w:rPr>
        <w:t>HoopHype</w:t>
      </w:r>
      <w:proofErr w:type="spellEnd"/>
      <w:r w:rsidRPr="00781AC2">
        <w:rPr>
          <w:rFonts w:ascii="Calibri" w:hAnsi="Calibri" w:cs="Calibri"/>
        </w:rPr>
        <w:t>)</w:t>
      </w:r>
      <w:bookmarkEnd w:id="11"/>
    </w:p>
    <w:p w14:paraId="57103D2F" w14:textId="1E626A78" w:rsidR="00601008" w:rsidRPr="00781AC2" w:rsidRDefault="00601008" w:rsidP="00F52B3D">
      <w:pPr>
        <w:pStyle w:val="Heading1"/>
        <w:spacing w:before="0"/>
        <w:jc w:val="center"/>
        <w:rPr>
          <w:rFonts w:ascii="Calibri" w:hAnsi="Calibri" w:cs="Calibri"/>
        </w:rPr>
      </w:pPr>
      <w:bookmarkStart w:id="12" w:name="_Toc68732820"/>
      <w:r w:rsidRPr="00781AC2">
        <w:rPr>
          <w:rFonts w:ascii="Calibri" w:hAnsi="Calibri" w:cs="Calibri"/>
        </w:rPr>
        <w:lastRenderedPageBreak/>
        <w:t>Implementations</w:t>
      </w:r>
      <w:bookmarkEnd w:id="12"/>
    </w:p>
    <w:p w14:paraId="34922A88" w14:textId="6A749AA7" w:rsidR="00564D3E" w:rsidRPr="00781AC2" w:rsidRDefault="00A9060E" w:rsidP="00F52B3D">
      <w:pPr>
        <w:spacing w:after="0"/>
        <w:rPr>
          <w:rFonts w:ascii="Calibri" w:hAnsi="Calibri" w:cs="Calibri"/>
          <w:sz w:val="22"/>
          <w:szCs w:val="22"/>
        </w:rPr>
      </w:pPr>
      <w:r w:rsidRPr="00781AC2">
        <w:rPr>
          <w:rFonts w:ascii="Calibri" w:hAnsi="Calibri" w:cs="Calibri"/>
          <w:sz w:val="22"/>
          <w:szCs w:val="22"/>
        </w:rPr>
        <w:t xml:space="preserve">The model from this analysis will be used by Business or Data analysts working for </w:t>
      </w:r>
      <w:r w:rsidR="00B453DF">
        <w:rPr>
          <w:rFonts w:ascii="Calibri" w:hAnsi="Calibri" w:cs="Calibri"/>
          <w:sz w:val="22"/>
          <w:szCs w:val="22"/>
        </w:rPr>
        <w:t xml:space="preserve">The </w:t>
      </w:r>
      <w:r w:rsidR="006603AB" w:rsidRPr="00781AC2">
        <w:rPr>
          <w:rFonts w:ascii="Calibri" w:hAnsi="Calibri" w:cs="Calibri"/>
          <w:sz w:val="22"/>
          <w:szCs w:val="22"/>
        </w:rPr>
        <w:t>Toronto Raptors</w:t>
      </w:r>
      <w:r w:rsidRPr="00781AC2">
        <w:rPr>
          <w:rFonts w:ascii="Calibri" w:hAnsi="Calibri" w:cs="Calibri"/>
          <w:sz w:val="22"/>
          <w:szCs w:val="22"/>
        </w:rPr>
        <w:t xml:space="preserve"> bas</w:t>
      </w:r>
      <w:r w:rsidR="003779FC" w:rsidRPr="00781AC2">
        <w:rPr>
          <w:rFonts w:ascii="Calibri" w:hAnsi="Calibri" w:cs="Calibri"/>
          <w:sz w:val="22"/>
          <w:szCs w:val="22"/>
        </w:rPr>
        <w:t>k</w:t>
      </w:r>
      <w:r w:rsidRPr="00781AC2">
        <w:rPr>
          <w:rFonts w:ascii="Calibri" w:hAnsi="Calibri" w:cs="Calibri"/>
          <w:sz w:val="22"/>
          <w:szCs w:val="22"/>
        </w:rPr>
        <w:t>e</w:t>
      </w:r>
      <w:r w:rsidR="003779FC" w:rsidRPr="00781AC2">
        <w:rPr>
          <w:rFonts w:ascii="Calibri" w:hAnsi="Calibri" w:cs="Calibri"/>
          <w:sz w:val="22"/>
          <w:szCs w:val="22"/>
        </w:rPr>
        <w:t>t</w:t>
      </w:r>
      <w:r w:rsidRPr="00781AC2">
        <w:rPr>
          <w:rFonts w:ascii="Calibri" w:hAnsi="Calibri" w:cs="Calibri"/>
          <w:sz w:val="22"/>
          <w:szCs w:val="22"/>
        </w:rPr>
        <w:t>ball team to improve the performance looking at any set of years.</w:t>
      </w:r>
      <w:r w:rsidR="0059475B" w:rsidRPr="00781AC2">
        <w:rPr>
          <w:rFonts w:ascii="Calibri" w:hAnsi="Calibri" w:cs="Calibri"/>
          <w:sz w:val="22"/>
          <w:szCs w:val="22"/>
        </w:rPr>
        <w:t xml:space="preserve"> </w:t>
      </w:r>
      <w:r w:rsidRPr="00781AC2">
        <w:rPr>
          <w:rFonts w:ascii="Calibri" w:hAnsi="Calibri" w:cs="Calibri"/>
          <w:sz w:val="22"/>
          <w:szCs w:val="22"/>
        </w:rPr>
        <w:t>The analyst</w:t>
      </w:r>
      <w:r w:rsidR="0059475B" w:rsidRPr="00781AC2">
        <w:rPr>
          <w:rFonts w:ascii="Calibri" w:hAnsi="Calibri" w:cs="Calibri"/>
          <w:sz w:val="22"/>
          <w:szCs w:val="22"/>
        </w:rPr>
        <w:t xml:space="preserve"> can choose which performance factors they would like to focus on.</w:t>
      </w:r>
    </w:p>
    <w:p w14:paraId="423833DA" w14:textId="4F3FBF8D"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Additional details can be found in the Appendix for the:</w:t>
      </w:r>
    </w:p>
    <w:p w14:paraId="43367270" w14:textId="091D128D" w:rsidR="00E85CC9" w:rsidRPr="00781AC2" w:rsidRDefault="00FE0B9D"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 xml:space="preserve">Project plan </w:t>
      </w:r>
      <w:r w:rsidR="00E85CC9" w:rsidRPr="00781AC2">
        <w:rPr>
          <w:rFonts w:ascii="Calibri" w:hAnsi="Calibri" w:cs="Calibri"/>
          <w:sz w:val="22"/>
          <w:szCs w:val="22"/>
        </w:rPr>
        <w:t xml:space="preserve">- </w:t>
      </w:r>
      <w:r w:rsidR="00866023" w:rsidRPr="00781AC2">
        <w:rPr>
          <w:rFonts w:ascii="Calibri" w:hAnsi="Calibri" w:cs="Calibri"/>
          <w:sz w:val="22"/>
          <w:szCs w:val="22"/>
        </w:rPr>
        <w:t>Appendix A</w:t>
      </w:r>
    </w:p>
    <w:p w14:paraId="53F583F8" w14:textId="314DA19A" w:rsidR="004115E8" w:rsidRPr="00781AC2" w:rsidRDefault="00E85CC9"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T</w:t>
      </w:r>
      <w:r w:rsidR="00866023" w:rsidRPr="00781AC2">
        <w:rPr>
          <w:rFonts w:ascii="Calibri" w:hAnsi="Calibri" w:cs="Calibri"/>
          <w:sz w:val="22"/>
          <w:szCs w:val="22"/>
        </w:rPr>
        <w:t xml:space="preserve">ools used </w:t>
      </w:r>
      <w:r w:rsidRPr="00781AC2">
        <w:rPr>
          <w:rFonts w:ascii="Calibri" w:hAnsi="Calibri" w:cs="Calibri"/>
          <w:sz w:val="22"/>
          <w:szCs w:val="22"/>
        </w:rPr>
        <w:t xml:space="preserve">- </w:t>
      </w:r>
      <w:r w:rsidR="00866023" w:rsidRPr="00781AC2">
        <w:rPr>
          <w:rFonts w:ascii="Calibri" w:hAnsi="Calibri" w:cs="Calibri"/>
          <w:sz w:val="22"/>
          <w:szCs w:val="22"/>
        </w:rPr>
        <w:t>Appendix B</w:t>
      </w:r>
    </w:p>
    <w:p w14:paraId="606333B4" w14:textId="77777777" w:rsidR="00E85CC9" w:rsidRPr="00781AC2" w:rsidRDefault="00E85CC9" w:rsidP="00F52B3D">
      <w:pPr>
        <w:spacing w:after="0"/>
        <w:rPr>
          <w:rFonts w:ascii="Calibri" w:hAnsi="Calibri" w:cs="Calibri"/>
          <w:sz w:val="22"/>
          <w:szCs w:val="22"/>
        </w:rPr>
      </w:pPr>
    </w:p>
    <w:p w14:paraId="784111AB" w14:textId="6C969BF6" w:rsidR="004115E8" w:rsidRPr="00781AC2" w:rsidRDefault="004115E8" w:rsidP="00F52B3D">
      <w:pPr>
        <w:pStyle w:val="Heading1"/>
        <w:spacing w:before="0"/>
        <w:jc w:val="center"/>
        <w:rPr>
          <w:rFonts w:ascii="Calibri" w:hAnsi="Calibri" w:cs="Calibri"/>
        </w:rPr>
      </w:pPr>
      <w:bookmarkStart w:id="13" w:name="_Toc68732821"/>
      <w:r w:rsidRPr="00781AC2">
        <w:rPr>
          <w:rFonts w:ascii="Calibri" w:hAnsi="Calibri" w:cs="Calibri"/>
        </w:rPr>
        <w:t>Data Preparation</w:t>
      </w:r>
      <w:r w:rsidR="00B63E83" w:rsidRPr="00781AC2">
        <w:rPr>
          <w:rFonts w:ascii="Calibri" w:hAnsi="Calibri" w:cs="Calibri"/>
        </w:rPr>
        <w:t xml:space="preserve"> and Analysis</w:t>
      </w:r>
      <w:bookmarkEnd w:id="13"/>
    </w:p>
    <w:p w14:paraId="6F78FB0F" w14:textId="2E3DC12E" w:rsidR="003D42C7" w:rsidRPr="00781AC2" w:rsidRDefault="003D42C7" w:rsidP="00F52B3D">
      <w:pPr>
        <w:spacing w:after="0"/>
        <w:rPr>
          <w:rFonts w:ascii="Calibri" w:hAnsi="Calibri" w:cs="Calibri"/>
          <w:sz w:val="22"/>
          <w:szCs w:val="22"/>
        </w:rPr>
      </w:pPr>
      <w:r w:rsidRPr="00781AC2">
        <w:rPr>
          <w:rFonts w:ascii="Calibri" w:hAnsi="Calibri" w:cs="Calibri"/>
          <w:sz w:val="22"/>
          <w:szCs w:val="22"/>
        </w:rPr>
        <w:t xml:space="preserve">For the Primary </w:t>
      </w:r>
      <w:r w:rsidR="005014A3">
        <w:rPr>
          <w:rFonts w:ascii="Calibri" w:hAnsi="Calibri" w:cs="Calibri"/>
          <w:sz w:val="22"/>
          <w:szCs w:val="22"/>
        </w:rPr>
        <w:t>O</w:t>
      </w:r>
      <w:r w:rsidRPr="00781AC2">
        <w:rPr>
          <w:rFonts w:ascii="Calibri" w:hAnsi="Calibri" w:cs="Calibri"/>
          <w:sz w:val="22"/>
          <w:szCs w:val="22"/>
        </w:rPr>
        <w:t>bjective</w:t>
      </w:r>
      <w:r w:rsidR="00E85CC9" w:rsidRPr="00781AC2">
        <w:rPr>
          <w:rFonts w:ascii="Calibri" w:hAnsi="Calibri" w:cs="Calibri"/>
          <w:sz w:val="22"/>
          <w:szCs w:val="22"/>
        </w:rPr>
        <w:t xml:space="preserve"> (Phase 1)</w:t>
      </w:r>
      <w:r w:rsidRPr="00781AC2">
        <w:rPr>
          <w:rFonts w:ascii="Calibri" w:hAnsi="Calibri" w:cs="Calibri"/>
          <w:sz w:val="22"/>
          <w:szCs w:val="22"/>
        </w:rPr>
        <w:t>, we identify the most important features for Toronto Raptors to win.</w:t>
      </w:r>
    </w:p>
    <w:p w14:paraId="07D8CCC6" w14:textId="6DA69282" w:rsidR="00E85CC9" w:rsidRPr="00781AC2" w:rsidRDefault="003D42C7" w:rsidP="00F52B3D">
      <w:pPr>
        <w:spacing w:after="0"/>
        <w:rPr>
          <w:rFonts w:ascii="Calibri" w:hAnsi="Calibri" w:cs="Calibri"/>
          <w:sz w:val="22"/>
          <w:szCs w:val="22"/>
        </w:rPr>
      </w:pPr>
      <w:r w:rsidRPr="00781AC2">
        <w:rPr>
          <w:rFonts w:ascii="Calibri" w:hAnsi="Calibri" w:cs="Calibri"/>
          <w:sz w:val="22"/>
          <w:szCs w:val="22"/>
        </w:rPr>
        <w:t xml:space="preserve">For the </w:t>
      </w:r>
      <w:r w:rsidR="005014A3">
        <w:rPr>
          <w:rFonts w:ascii="Calibri" w:hAnsi="Calibri" w:cs="Calibri"/>
          <w:sz w:val="22"/>
          <w:szCs w:val="22"/>
        </w:rPr>
        <w:t>S</w:t>
      </w:r>
      <w:r w:rsidRPr="00781AC2">
        <w:rPr>
          <w:rFonts w:ascii="Calibri" w:hAnsi="Calibri" w:cs="Calibri"/>
          <w:sz w:val="22"/>
          <w:szCs w:val="22"/>
        </w:rPr>
        <w:t xml:space="preserve">econdary </w:t>
      </w:r>
      <w:r w:rsidR="005014A3">
        <w:rPr>
          <w:rFonts w:ascii="Calibri" w:hAnsi="Calibri" w:cs="Calibri"/>
          <w:sz w:val="22"/>
          <w:szCs w:val="22"/>
        </w:rPr>
        <w:t>O</w:t>
      </w:r>
      <w:r w:rsidRPr="00781AC2">
        <w:rPr>
          <w:rFonts w:ascii="Calibri" w:hAnsi="Calibri" w:cs="Calibri"/>
          <w:sz w:val="22"/>
          <w:szCs w:val="22"/>
        </w:rPr>
        <w:t>bjective</w:t>
      </w:r>
      <w:r w:rsidR="00E85CC9" w:rsidRPr="00781AC2">
        <w:rPr>
          <w:rFonts w:ascii="Calibri" w:hAnsi="Calibri" w:cs="Calibri"/>
          <w:sz w:val="22"/>
          <w:szCs w:val="22"/>
        </w:rPr>
        <w:t xml:space="preserve"> (Phase 2)</w:t>
      </w:r>
      <w:r w:rsidRPr="00781AC2">
        <w:rPr>
          <w:rFonts w:ascii="Calibri" w:hAnsi="Calibri" w:cs="Calibri"/>
          <w:sz w:val="22"/>
          <w:szCs w:val="22"/>
        </w:rPr>
        <w:t xml:space="preserve">, we strategized to identify the underperformers (based on the features identified in </w:t>
      </w:r>
      <w:r w:rsidR="003957B3" w:rsidRPr="00781AC2">
        <w:rPr>
          <w:rFonts w:ascii="Calibri" w:hAnsi="Calibri" w:cs="Calibri"/>
          <w:sz w:val="22"/>
          <w:szCs w:val="22"/>
        </w:rPr>
        <w:t xml:space="preserve">the Primary </w:t>
      </w:r>
      <w:r w:rsidRPr="00781AC2">
        <w:rPr>
          <w:rFonts w:ascii="Calibri" w:hAnsi="Calibri" w:cs="Calibri"/>
          <w:sz w:val="22"/>
          <w:szCs w:val="22"/>
        </w:rPr>
        <w:t>Objective</w:t>
      </w:r>
      <w:r w:rsidR="00BD0C1D" w:rsidRPr="00781AC2">
        <w:rPr>
          <w:rFonts w:ascii="Calibri" w:hAnsi="Calibri" w:cs="Calibri"/>
          <w:sz w:val="22"/>
          <w:szCs w:val="22"/>
        </w:rPr>
        <w:t>) and</w:t>
      </w:r>
      <w:r w:rsidRPr="00781AC2">
        <w:rPr>
          <w:rFonts w:ascii="Calibri" w:hAnsi="Calibri" w:cs="Calibri"/>
          <w:sz w:val="22"/>
          <w:szCs w:val="22"/>
        </w:rPr>
        <w:t xml:space="preserve"> replace them </w:t>
      </w:r>
      <w:r w:rsidR="008F6873" w:rsidRPr="00781AC2">
        <w:rPr>
          <w:rFonts w:ascii="Calibri" w:hAnsi="Calibri" w:cs="Calibri"/>
          <w:sz w:val="22"/>
          <w:szCs w:val="22"/>
        </w:rPr>
        <w:t>with some</w:t>
      </w:r>
      <w:r w:rsidRPr="00781AC2">
        <w:rPr>
          <w:rFonts w:ascii="Calibri" w:hAnsi="Calibri" w:cs="Calibri"/>
          <w:sz w:val="22"/>
          <w:szCs w:val="22"/>
        </w:rPr>
        <w:t xml:space="preserve"> non-Toronto players who rate better for those features.  </w:t>
      </w:r>
    </w:p>
    <w:p w14:paraId="652D6F1E" w14:textId="77777777" w:rsidR="00FC4E55" w:rsidRPr="00781AC2" w:rsidRDefault="00FC4E55" w:rsidP="00F52B3D">
      <w:pPr>
        <w:pStyle w:val="Heading3"/>
        <w:rPr>
          <w:rFonts w:ascii="Calibri" w:hAnsi="Calibri" w:cs="Calibri"/>
          <w:sz w:val="22"/>
          <w:szCs w:val="22"/>
        </w:rPr>
      </w:pPr>
      <w:bookmarkStart w:id="14" w:name="_Toc68732822"/>
      <w:r w:rsidRPr="00781AC2">
        <w:rPr>
          <w:rFonts w:ascii="Calibri" w:hAnsi="Calibri" w:cs="Calibri"/>
          <w:sz w:val="22"/>
          <w:szCs w:val="22"/>
        </w:rPr>
        <w:t>Phase 1: Feature Selection</w:t>
      </w:r>
      <w:bookmarkEnd w:id="14"/>
    </w:p>
    <w:p w14:paraId="38FECD37" w14:textId="255E3D79" w:rsidR="00691BE5" w:rsidRPr="00781AC2" w:rsidRDefault="00C76E3B" w:rsidP="00F52B3D">
      <w:pPr>
        <w:spacing w:after="0"/>
        <w:rPr>
          <w:rFonts w:ascii="Calibri" w:hAnsi="Calibri" w:cs="Calibri"/>
          <w:sz w:val="22"/>
          <w:szCs w:val="22"/>
        </w:rPr>
      </w:pPr>
      <w:r w:rsidRPr="00781AC2">
        <w:rPr>
          <w:rFonts w:ascii="Calibri" w:hAnsi="Calibri" w:cs="Calibri"/>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2380"/>
                    </a:xfrm>
                    <a:prstGeom prst="rect">
                      <a:avLst/>
                    </a:prstGeom>
                  </pic:spPr>
                </pic:pic>
              </a:graphicData>
            </a:graphic>
          </wp:inline>
        </w:drawing>
      </w:r>
    </w:p>
    <w:p w14:paraId="00009A4F" w14:textId="403E246E" w:rsidR="008E637E" w:rsidRDefault="008E637E" w:rsidP="005014A3">
      <w:pPr>
        <w:pStyle w:val="Caption"/>
        <w:jc w:val="center"/>
      </w:pPr>
      <w:bookmarkStart w:id="15" w:name="_Toc68732837"/>
      <w:r>
        <w:t xml:space="preserve">Figure </w:t>
      </w:r>
      <w:fldSimple w:instr=" SEQ Figure \* ARABIC ">
        <w:r>
          <w:rPr>
            <w:noProof/>
          </w:rPr>
          <w:t>5</w:t>
        </w:r>
      </w:fldSimple>
      <w:r>
        <w:t xml:space="preserve"> </w:t>
      </w:r>
      <w:r w:rsidRPr="00DF1DD6">
        <w:t>Process for Phase 1: Feature Selection</w:t>
      </w:r>
      <w:bookmarkEnd w:id="15"/>
    </w:p>
    <w:p w14:paraId="2BA2AAE4" w14:textId="4A7E0D3F" w:rsidR="00065E5B"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Reviewing/Cleansing the data</w:t>
      </w:r>
    </w:p>
    <w:p w14:paraId="5644B4C6" w14:textId="79BB2712" w:rsidR="00AD3D08" w:rsidRPr="003D3964" w:rsidRDefault="006C77DB" w:rsidP="00F52B3D">
      <w:pPr>
        <w:spacing w:after="0"/>
        <w:rPr>
          <w:rFonts w:ascii="Calibri" w:hAnsi="Calibri" w:cs="Calibri"/>
          <w:sz w:val="22"/>
          <w:szCs w:val="22"/>
        </w:rPr>
      </w:pPr>
      <w:r w:rsidRPr="003D3964">
        <w:rPr>
          <w:rFonts w:ascii="Calibri" w:hAnsi="Calibri" w:cs="Calibri"/>
          <w:sz w:val="22"/>
          <w:szCs w:val="22"/>
        </w:rPr>
        <w:t>The data is</w:t>
      </w:r>
      <w:r w:rsidR="00065E5B" w:rsidRPr="003D3964">
        <w:rPr>
          <w:rFonts w:ascii="Calibri" w:hAnsi="Calibri" w:cs="Calibri"/>
          <w:sz w:val="22"/>
          <w:szCs w:val="22"/>
        </w:rPr>
        <w:t xml:space="preserve"> gathered through the nba_api </w:t>
      </w:r>
      <w:r w:rsidRPr="003D3964">
        <w:rPr>
          <w:rFonts w:ascii="Calibri" w:hAnsi="Calibri" w:cs="Calibri"/>
          <w:sz w:val="22"/>
          <w:szCs w:val="22"/>
        </w:rPr>
        <w:t xml:space="preserve">using the endpoint PlayerGameLogs. </w:t>
      </w:r>
      <w:r w:rsidR="00AD3D08" w:rsidRPr="003D3964">
        <w:rPr>
          <w:rFonts w:ascii="Calibri" w:hAnsi="Calibri" w:cs="Calibri"/>
          <w:sz w:val="22"/>
          <w:szCs w:val="22"/>
        </w:rPr>
        <w:t>N</w:t>
      </w:r>
      <w:r w:rsidRPr="003D3964">
        <w:rPr>
          <w:rFonts w:ascii="Calibri" w:hAnsi="Calibri" w:cs="Calibri"/>
          <w:sz w:val="22"/>
          <w:szCs w:val="22"/>
        </w:rPr>
        <w:t xml:space="preserve">ew </w:t>
      </w:r>
      <w:r w:rsidR="00065E5B" w:rsidRPr="003D3964">
        <w:rPr>
          <w:rFonts w:ascii="Calibri" w:hAnsi="Calibri" w:cs="Calibri"/>
          <w:sz w:val="22"/>
          <w:szCs w:val="22"/>
        </w:rPr>
        <w:t>feature</w:t>
      </w:r>
      <w:r w:rsidR="00AD3D08" w:rsidRPr="003D3964">
        <w:rPr>
          <w:rFonts w:ascii="Calibri" w:hAnsi="Calibri" w:cs="Calibri"/>
          <w:sz w:val="22"/>
          <w:szCs w:val="22"/>
        </w:rPr>
        <w:t>s were added</w:t>
      </w:r>
      <w:r w:rsidR="00A95006">
        <w:rPr>
          <w:rFonts w:ascii="Calibri" w:hAnsi="Calibri" w:cs="Calibri"/>
          <w:sz w:val="22"/>
          <w:szCs w:val="22"/>
        </w:rPr>
        <w:t>:</w:t>
      </w:r>
    </w:p>
    <w:p w14:paraId="3C2837E1" w14:textId="62F99C57" w:rsidR="00065E5B" w:rsidRPr="003D3964" w:rsidRDefault="00065E5B" w:rsidP="00F52B3D">
      <w:pPr>
        <w:pStyle w:val="ListParagraph"/>
        <w:numPr>
          <w:ilvl w:val="0"/>
          <w:numId w:val="24"/>
        </w:numPr>
        <w:spacing w:after="0"/>
        <w:rPr>
          <w:rFonts w:ascii="Calibri" w:hAnsi="Calibri" w:cs="Calibri"/>
          <w:sz w:val="22"/>
          <w:szCs w:val="22"/>
        </w:rPr>
      </w:pPr>
      <w:r w:rsidRPr="003D3964">
        <w:rPr>
          <w:rFonts w:ascii="Calibri" w:hAnsi="Calibri" w:cs="Calibri"/>
          <w:sz w:val="22"/>
          <w:szCs w:val="22"/>
        </w:rPr>
        <w:t>Game</w:t>
      </w:r>
      <w:r w:rsidR="006C77DB" w:rsidRPr="003D3964">
        <w:rPr>
          <w:rFonts w:ascii="Calibri" w:hAnsi="Calibri" w:cs="Calibri"/>
          <w:sz w:val="22"/>
          <w:szCs w:val="22"/>
        </w:rPr>
        <w:t>_</w:t>
      </w:r>
      <w:r w:rsidRPr="003D3964">
        <w:rPr>
          <w:rFonts w:ascii="Calibri" w:hAnsi="Calibri" w:cs="Calibri"/>
          <w:sz w:val="22"/>
          <w:szCs w:val="22"/>
        </w:rPr>
        <w:t>Type</w:t>
      </w:r>
      <w:r w:rsidR="006C77DB" w:rsidRPr="003D3964">
        <w:rPr>
          <w:rFonts w:ascii="Calibri" w:hAnsi="Calibri" w:cs="Calibri"/>
          <w:sz w:val="22"/>
          <w:szCs w:val="22"/>
        </w:rPr>
        <w:t xml:space="preserve"> </w:t>
      </w:r>
      <w:r w:rsidR="00A95006">
        <w:rPr>
          <w:rFonts w:ascii="Calibri" w:hAnsi="Calibri" w:cs="Calibri"/>
          <w:sz w:val="22"/>
          <w:szCs w:val="22"/>
        </w:rPr>
        <w:t>was added</w:t>
      </w:r>
      <w:r w:rsidR="006C77DB" w:rsidRPr="003D3964">
        <w:rPr>
          <w:rFonts w:ascii="Calibri" w:hAnsi="Calibri" w:cs="Calibri"/>
          <w:sz w:val="22"/>
          <w:szCs w:val="22"/>
        </w:rPr>
        <w:t xml:space="preserve"> to each record </w:t>
      </w:r>
      <w:r w:rsidRPr="003D3964">
        <w:rPr>
          <w:rFonts w:ascii="Calibri" w:hAnsi="Calibri" w:cs="Calibri"/>
          <w:sz w:val="22"/>
          <w:szCs w:val="22"/>
        </w:rPr>
        <w:t>categorized by Pre</w:t>
      </w:r>
      <w:r w:rsidR="00AD3D08" w:rsidRPr="003D3964">
        <w:rPr>
          <w:rFonts w:ascii="Calibri" w:hAnsi="Calibri" w:cs="Calibri"/>
          <w:sz w:val="22"/>
          <w:szCs w:val="22"/>
        </w:rPr>
        <w:t xml:space="preserve"> </w:t>
      </w:r>
      <w:r w:rsidRPr="003D3964">
        <w:rPr>
          <w:rFonts w:ascii="Calibri" w:hAnsi="Calibri" w:cs="Calibri"/>
          <w:sz w:val="22"/>
          <w:szCs w:val="22"/>
        </w:rPr>
        <w:t>Season, Regular Season, or Playoffs games</w:t>
      </w:r>
      <w:r w:rsidR="004B5A16" w:rsidRPr="003D3964">
        <w:rPr>
          <w:rFonts w:ascii="Calibri" w:hAnsi="Calibri" w:cs="Calibri"/>
          <w:sz w:val="22"/>
          <w:szCs w:val="22"/>
        </w:rPr>
        <w:t xml:space="preserve"> from 200</w:t>
      </w:r>
      <w:r w:rsidR="005014A3">
        <w:rPr>
          <w:rFonts w:ascii="Calibri" w:hAnsi="Calibri" w:cs="Calibri"/>
          <w:sz w:val="22"/>
          <w:szCs w:val="22"/>
        </w:rPr>
        <w:t>5</w:t>
      </w:r>
      <w:r w:rsidR="004B5A16" w:rsidRPr="003D3964">
        <w:rPr>
          <w:rFonts w:ascii="Calibri" w:hAnsi="Calibri" w:cs="Calibri"/>
          <w:sz w:val="22"/>
          <w:szCs w:val="22"/>
        </w:rPr>
        <w:t xml:space="preserve"> to 2020</w:t>
      </w:r>
      <w:r w:rsidR="006C77DB" w:rsidRPr="003D3964">
        <w:rPr>
          <w:rFonts w:ascii="Calibri" w:hAnsi="Calibri" w:cs="Calibri"/>
          <w:sz w:val="22"/>
          <w:szCs w:val="22"/>
        </w:rPr>
        <w:t xml:space="preserve">. </w:t>
      </w:r>
      <w:r w:rsidR="00AB38BF" w:rsidRPr="003D3964">
        <w:rPr>
          <w:rFonts w:ascii="Calibri" w:hAnsi="Calibri" w:cs="Calibri"/>
          <w:sz w:val="22"/>
          <w:szCs w:val="22"/>
        </w:rPr>
        <w:t xml:space="preserve">Pre Season games </w:t>
      </w:r>
      <w:r w:rsidR="00AD3D08" w:rsidRPr="003D3964">
        <w:rPr>
          <w:rFonts w:ascii="Calibri" w:hAnsi="Calibri" w:cs="Calibri"/>
          <w:sz w:val="22"/>
          <w:szCs w:val="22"/>
        </w:rPr>
        <w:t>were excluded as these h</w:t>
      </w:r>
      <w:r w:rsidR="00AB38BF" w:rsidRPr="003D3964">
        <w:rPr>
          <w:rFonts w:ascii="Calibri" w:hAnsi="Calibri" w:cs="Calibri"/>
          <w:sz w:val="22"/>
          <w:szCs w:val="22"/>
        </w:rPr>
        <w:t>eld little value</w:t>
      </w:r>
      <w:r w:rsidR="00AD3D08" w:rsidRPr="003D3964">
        <w:rPr>
          <w:rFonts w:ascii="Calibri" w:hAnsi="Calibri" w:cs="Calibri"/>
          <w:sz w:val="22"/>
          <w:szCs w:val="22"/>
        </w:rPr>
        <w:t>. V</w:t>
      </w:r>
      <w:r w:rsidR="00AB38BF" w:rsidRPr="003D3964">
        <w:rPr>
          <w:rFonts w:ascii="Calibri" w:hAnsi="Calibri" w:cs="Calibri"/>
          <w:sz w:val="22"/>
          <w:szCs w:val="22"/>
        </w:rPr>
        <w:t>eteran or marquee players would not play to their typical abilities</w:t>
      </w:r>
      <w:r w:rsidR="00622000">
        <w:rPr>
          <w:rFonts w:ascii="Calibri" w:hAnsi="Calibri" w:cs="Calibri"/>
          <w:sz w:val="22"/>
          <w:szCs w:val="22"/>
        </w:rPr>
        <w:t>,</w:t>
      </w:r>
      <w:r w:rsidR="00AB38BF" w:rsidRPr="003D3964">
        <w:rPr>
          <w:rFonts w:ascii="Calibri" w:hAnsi="Calibri" w:cs="Calibri"/>
          <w:sz w:val="22"/>
          <w:szCs w:val="22"/>
        </w:rPr>
        <w:t xml:space="preserve"> unlike new players who need to prove their worth to the coaching staff. </w:t>
      </w:r>
    </w:p>
    <w:p w14:paraId="0C9CE04F" w14:textId="1C498B18" w:rsidR="00AD3D08" w:rsidRPr="003D3964" w:rsidRDefault="00622000" w:rsidP="00F52B3D">
      <w:pPr>
        <w:pStyle w:val="ListParagraph"/>
        <w:numPr>
          <w:ilvl w:val="0"/>
          <w:numId w:val="24"/>
        </w:numPr>
        <w:spacing w:after="0"/>
        <w:rPr>
          <w:rFonts w:ascii="Calibri" w:hAnsi="Calibri" w:cs="Calibri"/>
          <w:sz w:val="22"/>
          <w:szCs w:val="22"/>
        </w:rPr>
      </w:pPr>
      <w:r>
        <w:rPr>
          <w:rFonts w:ascii="Calibri" w:hAnsi="Calibri" w:cs="Calibri"/>
          <w:sz w:val="22"/>
          <w:szCs w:val="22"/>
        </w:rPr>
        <w:t>The s</w:t>
      </w:r>
      <w:r w:rsidR="00AD3D08" w:rsidRPr="003D3964">
        <w:rPr>
          <w:rFonts w:ascii="Calibri" w:hAnsi="Calibri" w:cs="Calibri"/>
          <w:sz w:val="22"/>
          <w:szCs w:val="22"/>
        </w:rPr>
        <w:t>alary was appended for each player by season.</w:t>
      </w:r>
    </w:p>
    <w:p w14:paraId="6DF497BD" w14:textId="3C86E4A5" w:rsidR="00065E5B" w:rsidRPr="003D3964" w:rsidRDefault="00065E5B" w:rsidP="00F52B3D">
      <w:pPr>
        <w:spacing w:after="0"/>
        <w:rPr>
          <w:rFonts w:ascii="Calibri" w:hAnsi="Calibri" w:cs="Calibri"/>
          <w:sz w:val="22"/>
          <w:szCs w:val="22"/>
        </w:rPr>
      </w:pPr>
      <w:r w:rsidRPr="003D3964">
        <w:rPr>
          <w:rFonts w:ascii="Calibri" w:hAnsi="Calibri" w:cs="Calibri"/>
          <w:sz w:val="22"/>
          <w:szCs w:val="22"/>
        </w:rPr>
        <w:lastRenderedPageBreak/>
        <w:t xml:space="preserve">Initial analysis </w:t>
      </w:r>
      <w:r w:rsidR="00AB38BF" w:rsidRPr="003D3964">
        <w:rPr>
          <w:rFonts w:ascii="Calibri" w:hAnsi="Calibri" w:cs="Calibri"/>
          <w:sz w:val="22"/>
          <w:szCs w:val="22"/>
        </w:rPr>
        <w:t xml:space="preserve">of this data </w:t>
      </w:r>
      <w:r w:rsidRPr="003D3964">
        <w:rPr>
          <w:rFonts w:ascii="Calibri" w:hAnsi="Calibri" w:cs="Calibri"/>
          <w:sz w:val="22"/>
          <w:szCs w:val="22"/>
        </w:rPr>
        <w:t>indicate</w:t>
      </w:r>
      <w:r w:rsidR="00AB38BF" w:rsidRPr="003D3964">
        <w:rPr>
          <w:rFonts w:ascii="Calibri" w:hAnsi="Calibri" w:cs="Calibri"/>
          <w:sz w:val="22"/>
          <w:szCs w:val="22"/>
        </w:rPr>
        <w:t>d</w:t>
      </w:r>
      <w:r w:rsidRPr="003D3964">
        <w:rPr>
          <w:rFonts w:ascii="Calibri" w:hAnsi="Calibri" w:cs="Calibri"/>
          <w:sz w:val="22"/>
          <w:szCs w:val="22"/>
        </w:rPr>
        <w:t xml:space="preserve"> minimum data cleansing </w:t>
      </w:r>
      <w:r w:rsidR="00AB38BF" w:rsidRPr="003D3964">
        <w:rPr>
          <w:rFonts w:ascii="Calibri" w:hAnsi="Calibri" w:cs="Calibri"/>
          <w:sz w:val="22"/>
          <w:szCs w:val="22"/>
        </w:rPr>
        <w:t>wa</w:t>
      </w:r>
      <w:r w:rsidRPr="003D3964">
        <w:rPr>
          <w:rFonts w:ascii="Calibri" w:hAnsi="Calibri" w:cs="Calibri"/>
          <w:sz w:val="22"/>
          <w:szCs w:val="22"/>
        </w:rPr>
        <w:t>s required</w:t>
      </w:r>
      <w:r w:rsidR="00AB38BF" w:rsidRPr="003D3964">
        <w:rPr>
          <w:rFonts w:ascii="Calibri" w:hAnsi="Calibri" w:cs="Calibri"/>
          <w:sz w:val="22"/>
          <w:szCs w:val="22"/>
        </w:rPr>
        <w:t xml:space="preserve"> under the feature PLAYER_NAME. N</w:t>
      </w:r>
      <w:r w:rsidRPr="003D3964">
        <w:rPr>
          <w:rFonts w:ascii="Calibri" w:hAnsi="Calibri" w:cs="Calibri"/>
          <w:sz w:val="22"/>
          <w:szCs w:val="22"/>
        </w:rPr>
        <w:t xml:space="preserve">ull </w:t>
      </w:r>
      <w:r w:rsidR="00AB38BF" w:rsidRPr="003D3964">
        <w:rPr>
          <w:rFonts w:ascii="Calibri" w:hAnsi="Calibri" w:cs="Calibri"/>
          <w:sz w:val="22"/>
          <w:szCs w:val="22"/>
        </w:rPr>
        <w:t xml:space="preserve">values were found for </w:t>
      </w:r>
      <w:r w:rsidRPr="003D3964">
        <w:rPr>
          <w:rFonts w:ascii="Calibri" w:hAnsi="Calibri" w:cs="Calibri"/>
          <w:sz w:val="22"/>
          <w:szCs w:val="22"/>
        </w:rPr>
        <w:t>740 records</w:t>
      </w:r>
      <w:r w:rsidR="00AB38BF" w:rsidRPr="003D3964">
        <w:rPr>
          <w:rFonts w:ascii="Calibri" w:hAnsi="Calibri" w:cs="Calibri"/>
          <w:sz w:val="22"/>
          <w:szCs w:val="22"/>
        </w:rPr>
        <w:t>. No data cleansing was required a</w:t>
      </w:r>
      <w:r w:rsidR="00825912" w:rsidRPr="003D3964">
        <w:rPr>
          <w:rFonts w:ascii="Calibri" w:hAnsi="Calibri" w:cs="Calibri"/>
          <w:sz w:val="22"/>
          <w:szCs w:val="22"/>
        </w:rPr>
        <w:t>s th</w:t>
      </w:r>
      <w:r w:rsidR="00AD3D08" w:rsidRPr="003D3964">
        <w:rPr>
          <w:rFonts w:ascii="Calibri" w:hAnsi="Calibri" w:cs="Calibri"/>
          <w:sz w:val="22"/>
          <w:szCs w:val="22"/>
        </w:rPr>
        <w:t>e</w:t>
      </w:r>
      <w:r w:rsidR="00825912" w:rsidRPr="003D3964">
        <w:rPr>
          <w:rFonts w:ascii="Calibri" w:hAnsi="Calibri" w:cs="Calibri"/>
          <w:sz w:val="22"/>
          <w:szCs w:val="22"/>
        </w:rPr>
        <w:t>s</w:t>
      </w:r>
      <w:r w:rsidR="00AD3D08" w:rsidRPr="003D3964">
        <w:rPr>
          <w:rFonts w:ascii="Calibri" w:hAnsi="Calibri" w:cs="Calibri"/>
          <w:sz w:val="22"/>
          <w:szCs w:val="22"/>
        </w:rPr>
        <w:t>e</w:t>
      </w:r>
      <w:r w:rsidR="00825912" w:rsidRPr="003D3964">
        <w:rPr>
          <w:rFonts w:ascii="Calibri" w:hAnsi="Calibri" w:cs="Calibri"/>
          <w:sz w:val="22"/>
          <w:szCs w:val="22"/>
        </w:rPr>
        <w:t xml:space="preserve"> records were under the Pre Season.</w:t>
      </w:r>
    </w:p>
    <w:p w14:paraId="176909A0" w14:textId="77777777" w:rsidR="004B5A16" w:rsidRPr="003D3964" w:rsidRDefault="004B5A16" w:rsidP="00F52B3D">
      <w:pPr>
        <w:spacing w:after="0"/>
        <w:rPr>
          <w:rFonts w:ascii="Calibri" w:hAnsi="Calibri" w:cs="Calibri"/>
          <w:sz w:val="22"/>
          <w:szCs w:val="22"/>
        </w:rPr>
      </w:pPr>
    </w:p>
    <w:p w14:paraId="2405ADDD" w14:textId="504F3C0C" w:rsidR="004B5A16"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Data </w:t>
      </w:r>
      <w:r w:rsidR="001A66ED" w:rsidRPr="003D3964">
        <w:rPr>
          <w:rStyle w:val="Emphasis"/>
          <w:rFonts w:ascii="Calibri" w:hAnsi="Calibri" w:cs="Calibri"/>
          <w:b/>
          <w:bCs/>
          <w:sz w:val="22"/>
          <w:szCs w:val="22"/>
        </w:rPr>
        <w:t>Enhancement</w:t>
      </w:r>
      <w:r w:rsidR="00AD3D08" w:rsidRPr="003D3964">
        <w:rPr>
          <w:rStyle w:val="Emphasis"/>
          <w:rFonts w:ascii="Calibri" w:hAnsi="Calibri" w:cs="Calibri"/>
          <w:b/>
          <w:bCs/>
          <w:sz w:val="22"/>
          <w:szCs w:val="22"/>
        </w:rPr>
        <w:t>s</w:t>
      </w:r>
    </w:p>
    <w:p w14:paraId="2C07D2DD" w14:textId="5F3F5AD8" w:rsidR="00065E5B" w:rsidRPr="003D3964" w:rsidRDefault="00825912" w:rsidP="00F52B3D">
      <w:pPr>
        <w:spacing w:after="0"/>
        <w:rPr>
          <w:rFonts w:ascii="Calibri" w:hAnsi="Calibri" w:cs="Calibri"/>
          <w:sz w:val="22"/>
          <w:szCs w:val="22"/>
        </w:rPr>
      </w:pPr>
      <w:r w:rsidRPr="003D3964">
        <w:rPr>
          <w:rFonts w:ascii="Calibri" w:hAnsi="Calibri" w:cs="Calibri"/>
          <w:sz w:val="22"/>
          <w:szCs w:val="22"/>
        </w:rPr>
        <w:t>A</w:t>
      </w:r>
      <w:r w:rsidR="00065E5B" w:rsidRPr="003D3964">
        <w:rPr>
          <w:rFonts w:ascii="Calibri" w:hAnsi="Calibri" w:cs="Calibri"/>
          <w:sz w:val="22"/>
          <w:szCs w:val="22"/>
        </w:rPr>
        <w:t xml:space="preserve">dditional features </w:t>
      </w:r>
      <w:r w:rsidRPr="003D3964">
        <w:rPr>
          <w:rFonts w:ascii="Calibri" w:hAnsi="Calibri" w:cs="Calibri"/>
          <w:sz w:val="22"/>
          <w:szCs w:val="22"/>
        </w:rPr>
        <w:t>were appended to enhance</w:t>
      </w:r>
      <w:r w:rsidR="003D3964">
        <w:rPr>
          <w:rFonts w:ascii="Calibri" w:hAnsi="Calibri" w:cs="Calibri"/>
          <w:sz w:val="22"/>
          <w:szCs w:val="22"/>
        </w:rPr>
        <w:t xml:space="preserve"> </w:t>
      </w:r>
      <w:r w:rsidRPr="003D3964">
        <w:rPr>
          <w:rFonts w:ascii="Calibri" w:hAnsi="Calibri" w:cs="Calibri"/>
          <w:sz w:val="22"/>
          <w:szCs w:val="22"/>
        </w:rPr>
        <w:t xml:space="preserve">the data. These </w:t>
      </w:r>
      <w:r w:rsidR="00A95006">
        <w:rPr>
          <w:rFonts w:ascii="Calibri" w:hAnsi="Calibri" w:cs="Calibri"/>
          <w:sz w:val="22"/>
          <w:szCs w:val="22"/>
        </w:rPr>
        <w:t>are a</w:t>
      </w:r>
      <w:r w:rsidRPr="003D3964">
        <w:rPr>
          <w:rFonts w:ascii="Calibri" w:hAnsi="Calibri" w:cs="Calibri"/>
          <w:sz w:val="22"/>
          <w:szCs w:val="22"/>
        </w:rPr>
        <w:t xml:space="preserve">dvanced NBA statistics analysts used to distinguish player utilization or effectiveness which we use later in our modeling and analysis. We selected to advanced statistics: </w:t>
      </w:r>
      <w:r w:rsidR="00065E5B" w:rsidRPr="003D3964">
        <w:rPr>
          <w:rFonts w:ascii="Calibri" w:hAnsi="Calibri" w:cs="Calibri"/>
          <w:sz w:val="22"/>
          <w:szCs w:val="22"/>
        </w:rPr>
        <w:t xml:space="preserve"> </w:t>
      </w:r>
    </w:p>
    <w:p w14:paraId="02956671" w14:textId="3F5AE2A0" w:rsidR="00825912" w:rsidRPr="003D3964" w:rsidRDefault="00825912" w:rsidP="00F52B3D">
      <w:pPr>
        <w:pStyle w:val="ListParagraph"/>
        <w:numPr>
          <w:ilvl w:val="0"/>
          <w:numId w:val="16"/>
        </w:numPr>
        <w:spacing w:after="0"/>
        <w:rPr>
          <w:rFonts w:ascii="Calibri" w:hAnsi="Calibri" w:cs="Calibri"/>
          <w:sz w:val="22"/>
          <w:szCs w:val="22"/>
        </w:rPr>
      </w:pPr>
      <w:r w:rsidRPr="003D3964">
        <w:rPr>
          <w:rFonts w:ascii="Calibri" w:hAnsi="Calibri" w:cs="Calibri"/>
          <w:sz w:val="22"/>
          <w:szCs w:val="22"/>
        </w:rPr>
        <w:t>Player Efficiency Rating (PER)</w:t>
      </w:r>
      <w:r w:rsidR="00FF0BA8">
        <w:rPr>
          <w:rFonts w:ascii="Calibri" w:hAnsi="Calibri" w:cs="Calibri"/>
          <w:sz w:val="22"/>
          <w:szCs w:val="22"/>
        </w:rPr>
        <w:t xml:space="preserve"> </w:t>
      </w:r>
      <w:sdt>
        <w:sdtPr>
          <w:rPr>
            <w:rFonts w:ascii="Calibri" w:hAnsi="Calibri" w:cs="Calibri"/>
            <w:sz w:val="22"/>
            <w:szCs w:val="22"/>
          </w:rPr>
          <w:id w:val="544498302"/>
          <w:citation/>
        </w:sdtPr>
        <w:sdtContent>
          <w:r w:rsidR="00FF0BA8">
            <w:rPr>
              <w:rFonts w:ascii="Calibri" w:hAnsi="Calibri" w:cs="Calibri"/>
              <w:sz w:val="22"/>
              <w:szCs w:val="22"/>
            </w:rPr>
            <w:fldChar w:fldCharType="begin"/>
          </w:r>
          <w:r w:rsidR="00FF0BA8">
            <w:rPr>
              <w:rFonts w:ascii="Calibri" w:hAnsi="Calibri" w:cs="Calibri"/>
              <w:sz w:val="22"/>
              <w:szCs w:val="22"/>
              <w:lang w:val="en-US"/>
            </w:rPr>
            <w:instrText xml:space="preserve"> CITATION ble09 \l 1033 </w:instrText>
          </w:r>
          <w:r w:rsidR="00FF0BA8">
            <w:rPr>
              <w:rFonts w:ascii="Calibri" w:hAnsi="Calibri" w:cs="Calibri"/>
              <w:sz w:val="22"/>
              <w:szCs w:val="22"/>
            </w:rPr>
            <w:fldChar w:fldCharType="separate"/>
          </w:r>
          <w:r w:rsidR="00FF0BA8">
            <w:rPr>
              <w:rFonts w:ascii="Calibri" w:hAnsi="Calibri" w:cs="Calibri"/>
              <w:noProof/>
              <w:sz w:val="22"/>
              <w:szCs w:val="22"/>
              <w:lang w:val="en-US"/>
            </w:rPr>
            <w:t xml:space="preserve"> </w:t>
          </w:r>
          <w:r w:rsidR="00FF0BA8" w:rsidRPr="00FF0BA8">
            <w:rPr>
              <w:rFonts w:ascii="Calibri" w:hAnsi="Calibri" w:cs="Calibri"/>
              <w:noProof/>
              <w:sz w:val="22"/>
              <w:szCs w:val="22"/>
              <w:lang w:val="en-US"/>
            </w:rPr>
            <w:t>(Bleacher Report, Inc., 2009)</w:t>
          </w:r>
          <w:r w:rsidR="00FF0BA8">
            <w:rPr>
              <w:rFonts w:ascii="Calibri" w:hAnsi="Calibri" w:cs="Calibri"/>
              <w:sz w:val="22"/>
              <w:szCs w:val="22"/>
            </w:rPr>
            <w:fldChar w:fldCharType="end"/>
          </w:r>
        </w:sdtContent>
      </w:sdt>
    </w:p>
    <w:p w14:paraId="7F64BC25" w14:textId="5692CB94" w:rsidR="00AD3D08" w:rsidRPr="00781AC2" w:rsidRDefault="00AD3D08" w:rsidP="00F52B3D">
      <w:pPr>
        <w:pStyle w:val="ListParagraph"/>
        <w:numPr>
          <w:ilvl w:val="1"/>
          <w:numId w:val="16"/>
        </w:numPr>
        <w:spacing w:after="0"/>
        <w:rPr>
          <w:rFonts w:ascii="Calibri" w:hAnsi="Calibri" w:cs="Calibri"/>
          <w:sz w:val="22"/>
          <w:szCs w:val="22"/>
        </w:rPr>
      </w:pPr>
      <w:r w:rsidRPr="003D3964">
        <w:rPr>
          <w:rFonts w:ascii="Calibri" w:hAnsi="Calibri" w:cs="Calibri"/>
          <w:sz w:val="22"/>
          <w:szCs w:val="22"/>
        </w:rPr>
        <w:t>The player efficiency</w:t>
      </w:r>
      <w:r w:rsidRPr="00781AC2">
        <w:rPr>
          <w:rFonts w:ascii="Calibri" w:hAnsi="Calibri" w:cs="Calibri"/>
          <w:sz w:val="22"/>
          <w:szCs w:val="22"/>
        </w:rPr>
        <w:t xml:space="preserve"> rating (PER) is a rating of a player's per-minute productivity.</w:t>
      </w:r>
    </w:p>
    <w:p w14:paraId="242297AF" w14:textId="731122BF"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 xml:space="preserve">The formula is defined as </w:t>
      </w:r>
    </w:p>
    <w:p w14:paraId="54D16084" w14:textId="17D366FC" w:rsidR="003911DF" w:rsidRPr="00781AC2" w:rsidRDefault="003911DF" w:rsidP="00F52B3D">
      <w:pPr>
        <w:pStyle w:val="ListParagraph"/>
        <w:spacing w:after="0"/>
        <w:ind w:left="1440"/>
        <w:rPr>
          <w:rFonts w:ascii="Calibri" w:hAnsi="Calibri" w:cs="Calibri"/>
          <w:sz w:val="22"/>
          <w:szCs w:val="22"/>
        </w:rPr>
      </w:pPr>
      <w:r w:rsidRPr="00781AC2">
        <w:rPr>
          <w:rFonts w:ascii="Calibri" w:hAnsi="Calibri" w:cs="Calibri"/>
          <w:sz w:val="22"/>
          <w:szCs w:val="22"/>
        </w:rPr>
        <w:t>PER = (FGM x 85.910 + STL x 53.897 + FG3M x 51.757 + FTM x 46.845 + BLK x 39.190 + OREB x 39.190 + AST x 34.677 + DREB x 14.707 - PF x 17.174 – (FTA-FTM) x 20.091 – (FGA-FGM) x 39.190 - TOV x 53.897) * (1 / Minutes)</w:t>
      </w:r>
    </w:p>
    <w:p w14:paraId="43312893" w14:textId="386562C0"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Player Impact Estimate (PIE)</w:t>
      </w:r>
      <w:sdt>
        <w:sdtPr>
          <w:rPr>
            <w:rFonts w:ascii="Calibri" w:hAnsi="Calibri" w:cs="Calibri"/>
            <w:sz w:val="22"/>
            <w:szCs w:val="22"/>
          </w:rPr>
          <w:id w:val="-1552377561"/>
          <w:citation/>
        </w:sdtPr>
        <w:sdtContent>
          <w:r w:rsidR="00FF0BA8">
            <w:rPr>
              <w:rFonts w:ascii="Calibri" w:hAnsi="Calibri" w:cs="Calibri"/>
              <w:sz w:val="22"/>
              <w:szCs w:val="22"/>
            </w:rPr>
            <w:fldChar w:fldCharType="begin"/>
          </w:r>
          <w:r w:rsidR="00FF0BA8">
            <w:rPr>
              <w:rFonts w:ascii="Calibri" w:hAnsi="Calibri" w:cs="Calibri"/>
              <w:sz w:val="22"/>
              <w:szCs w:val="22"/>
              <w:lang w:val="en-US"/>
            </w:rPr>
            <w:instrText xml:space="preserve"> CITATION NBA211 \l 1033 </w:instrText>
          </w:r>
          <w:r w:rsidR="00FF0BA8">
            <w:rPr>
              <w:rFonts w:ascii="Calibri" w:hAnsi="Calibri" w:cs="Calibri"/>
              <w:sz w:val="22"/>
              <w:szCs w:val="22"/>
            </w:rPr>
            <w:fldChar w:fldCharType="separate"/>
          </w:r>
          <w:r w:rsidR="00FF0BA8">
            <w:rPr>
              <w:rFonts w:ascii="Calibri" w:hAnsi="Calibri" w:cs="Calibri"/>
              <w:noProof/>
              <w:sz w:val="22"/>
              <w:szCs w:val="22"/>
              <w:lang w:val="en-US"/>
            </w:rPr>
            <w:t xml:space="preserve"> </w:t>
          </w:r>
          <w:r w:rsidR="00FF0BA8" w:rsidRPr="00FF0BA8">
            <w:rPr>
              <w:rFonts w:ascii="Calibri" w:hAnsi="Calibri" w:cs="Calibri"/>
              <w:noProof/>
              <w:sz w:val="22"/>
              <w:szCs w:val="22"/>
              <w:lang w:val="en-US"/>
            </w:rPr>
            <w:t>(NBA Media Ventures, LLC., 2021)</w:t>
          </w:r>
          <w:r w:rsidR="00FF0BA8">
            <w:rPr>
              <w:rFonts w:ascii="Calibri" w:hAnsi="Calibri" w:cs="Calibri"/>
              <w:sz w:val="22"/>
              <w:szCs w:val="22"/>
            </w:rPr>
            <w:fldChar w:fldCharType="end"/>
          </w:r>
        </w:sdtContent>
      </w:sdt>
    </w:p>
    <w:p w14:paraId="1427B0E3" w14:textId="3511B716" w:rsidR="00D02EF8" w:rsidRPr="00781AC2" w:rsidRDefault="00D02EF8"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PIE is a metric to gauge a player's all-around contribution to the game.</w:t>
      </w:r>
    </w:p>
    <w:p w14:paraId="1C545F22" w14:textId="77777777"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The f</w:t>
      </w:r>
      <w:r w:rsidR="00065E5B" w:rsidRPr="00781AC2">
        <w:rPr>
          <w:rFonts w:ascii="Calibri" w:hAnsi="Calibri" w:cs="Calibri"/>
          <w:sz w:val="22"/>
          <w:szCs w:val="22"/>
        </w:rPr>
        <w:t xml:space="preserve">ormula </w:t>
      </w:r>
      <w:r w:rsidRPr="00781AC2">
        <w:rPr>
          <w:rFonts w:ascii="Calibri" w:hAnsi="Calibri" w:cs="Calibri"/>
          <w:sz w:val="22"/>
          <w:szCs w:val="22"/>
        </w:rPr>
        <w:t xml:space="preserve">is defined as </w:t>
      </w:r>
    </w:p>
    <w:p w14:paraId="75699B7B" w14:textId="77777777" w:rsidR="004B5A16"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PIE = [</w:t>
      </w:r>
      <w:r w:rsidR="00065E5B" w:rsidRPr="00781AC2">
        <w:rPr>
          <w:rFonts w:ascii="Calibri" w:hAnsi="Calibri" w:cs="Calibri"/>
          <w:sz w:val="22"/>
          <w:szCs w:val="22"/>
        </w:rPr>
        <w:t xml:space="preserve">PTS + FGM + FTM - FGA - FTA + DREB + (0.5 * OREB) + AST + STL + (0.5 * BLK) - PF </w:t>
      </w:r>
      <w:r w:rsidRPr="00781AC2">
        <w:rPr>
          <w:rFonts w:ascii="Calibri" w:hAnsi="Calibri" w:cs="Calibri"/>
          <w:sz w:val="22"/>
          <w:szCs w:val="22"/>
        </w:rPr>
        <w:t>–</w:t>
      </w:r>
      <w:r w:rsidR="00065E5B" w:rsidRPr="00781AC2">
        <w:rPr>
          <w:rFonts w:ascii="Calibri" w:hAnsi="Calibri" w:cs="Calibri"/>
          <w:sz w:val="22"/>
          <w:szCs w:val="22"/>
        </w:rPr>
        <w:t xml:space="preserve"> TO</w:t>
      </w:r>
      <w:r w:rsidRPr="00781AC2">
        <w:rPr>
          <w:rFonts w:ascii="Calibri" w:hAnsi="Calibri" w:cs="Calibri"/>
          <w:sz w:val="22"/>
          <w:szCs w:val="22"/>
        </w:rPr>
        <w:t>V]</w:t>
      </w:r>
      <w:r w:rsidR="00065E5B" w:rsidRPr="00781AC2">
        <w:rPr>
          <w:rFonts w:ascii="Calibri" w:hAnsi="Calibri" w:cs="Calibri"/>
          <w:sz w:val="22"/>
          <w:szCs w:val="22"/>
        </w:rPr>
        <w:t xml:space="preserve"> / </w:t>
      </w:r>
      <w:r w:rsidRPr="00781AC2">
        <w:rPr>
          <w:rFonts w:ascii="Calibri" w:hAnsi="Calibri" w:cs="Calibri"/>
          <w:sz w:val="22"/>
          <w:szCs w:val="22"/>
        </w:rPr>
        <w:t>[</w:t>
      </w:r>
      <w:proofErr w:type="spellStart"/>
      <w:r w:rsidR="00065E5B" w:rsidRPr="00781AC2">
        <w:rPr>
          <w:rFonts w:ascii="Calibri" w:hAnsi="Calibri" w:cs="Calibri"/>
          <w:sz w:val="22"/>
          <w:szCs w:val="22"/>
        </w:rPr>
        <w:t>GmPTS</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GmDREB</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GmOREB</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GmAST</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GmSTL</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GmBLK</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GmPF</w:t>
      </w:r>
      <w:proofErr w:type="spellEnd"/>
      <w:r w:rsidR="00065E5B" w:rsidRPr="00781AC2">
        <w:rPr>
          <w:rFonts w:ascii="Calibri" w:hAnsi="Calibri" w:cs="Calibri"/>
          <w:sz w:val="22"/>
          <w:szCs w:val="22"/>
        </w:rPr>
        <w:t xml:space="preserve"> </w:t>
      </w:r>
      <w:r w:rsidRPr="00781AC2">
        <w:rPr>
          <w:rFonts w:ascii="Calibri" w:hAnsi="Calibri" w:cs="Calibri"/>
          <w:sz w:val="22"/>
          <w:szCs w:val="22"/>
        </w:rPr>
        <w:t>–</w:t>
      </w:r>
      <w:r w:rsidR="00065E5B" w:rsidRPr="00781AC2">
        <w:rPr>
          <w:rFonts w:ascii="Calibri" w:hAnsi="Calibri" w:cs="Calibri"/>
          <w:sz w:val="22"/>
          <w:szCs w:val="22"/>
        </w:rPr>
        <w:t xml:space="preserve"> </w:t>
      </w:r>
      <w:proofErr w:type="spellStart"/>
      <w:r w:rsidR="00065E5B" w:rsidRPr="00781AC2">
        <w:rPr>
          <w:rFonts w:ascii="Calibri" w:hAnsi="Calibri" w:cs="Calibri"/>
          <w:sz w:val="22"/>
          <w:szCs w:val="22"/>
        </w:rPr>
        <w:t>GmTO</w:t>
      </w:r>
      <w:r w:rsidRPr="00781AC2">
        <w:rPr>
          <w:rFonts w:ascii="Calibri" w:hAnsi="Calibri" w:cs="Calibri"/>
          <w:sz w:val="22"/>
          <w:szCs w:val="22"/>
        </w:rPr>
        <w:t>V</w:t>
      </w:r>
      <w:proofErr w:type="spellEnd"/>
      <w:r w:rsidRPr="00781AC2">
        <w:rPr>
          <w:rFonts w:ascii="Calibri" w:hAnsi="Calibri" w:cs="Calibri"/>
          <w:sz w:val="22"/>
          <w:szCs w:val="22"/>
        </w:rPr>
        <w:t>]</w:t>
      </w:r>
    </w:p>
    <w:p w14:paraId="6A7E73B2" w14:textId="77777777" w:rsidR="004B5A16" w:rsidRPr="00781AC2" w:rsidRDefault="004B5A16" w:rsidP="00F52B3D">
      <w:pPr>
        <w:pStyle w:val="ListParagraph"/>
        <w:spacing w:after="0"/>
        <w:ind w:left="1440"/>
        <w:rPr>
          <w:rFonts w:ascii="Calibri" w:hAnsi="Calibri" w:cs="Calibri"/>
          <w:sz w:val="22"/>
          <w:szCs w:val="22"/>
        </w:rPr>
      </w:pPr>
    </w:p>
    <w:p w14:paraId="4608904C" w14:textId="1C8D0A14" w:rsidR="00825912"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Note: Statistics prepend with “Gm” refers to the sum of the value for that feature for the entire game</w:t>
      </w:r>
      <w:r w:rsidR="00A95006">
        <w:rPr>
          <w:rFonts w:ascii="Calibri" w:hAnsi="Calibri" w:cs="Calibri"/>
          <w:sz w:val="22"/>
          <w:szCs w:val="22"/>
        </w:rPr>
        <w:t>.</w:t>
      </w:r>
    </w:p>
    <w:p w14:paraId="5B355B6F" w14:textId="43824C7B" w:rsidR="004B5A16" w:rsidRPr="00781AC2" w:rsidRDefault="004B5A16" w:rsidP="00F52B3D">
      <w:pPr>
        <w:spacing w:after="0"/>
        <w:rPr>
          <w:rFonts w:ascii="Calibri" w:hAnsi="Calibri" w:cs="Calibri"/>
          <w:sz w:val="22"/>
          <w:szCs w:val="22"/>
        </w:rPr>
      </w:pPr>
    </w:p>
    <w:p w14:paraId="112A5EE4" w14:textId="5C0A150F" w:rsidR="00D02EF8" w:rsidRPr="003D3964" w:rsidRDefault="00D02EF8"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Feature </w:t>
      </w:r>
      <w:r w:rsidR="00605C0D" w:rsidRPr="003D3964">
        <w:rPr>
          <w:rStyle w:val="Emphasis"/>
          <w:rFonts w:ascii="Calibri" w:hAnsi="Calibri" w:cs="Calibri"/>
          <w:b/>
          <w:bCs/>
          <w:sz w:val="22"/>
          <w:szCs w:val="22"/>
        </w:rPr>
        <w:t xml:space="preserve">preparation </w:t>
      </w:r>
    </w:p>
    <w:p w14:paraId="15256BE5" w14:textId="7D5F5B99" w:rsidR="004B5A16" w:rsidRPr="00781AC2" w:rsidRDefault="00065E5B" w:rsidP="00F52B3D">
      <w:pPr>
        <w:spacing w:after="0"/>
        <w:rPr>
          <w:rFonts w:ascii="Calibri" w:hAnsi="Calibri" w:cs="Calibri"/>
          <w:sz w:val="22"/>
          <w:szCs w:val="22"/>
        </w:rPr>
      </w:pPr>
      <w:r w:rsidRPr="00781AC2">
        <w:rPr>
          <w:rFonts w:ascii="Calibri" w:hAnsi="Calibri" w:cs="Calibri"/>
          <w:sz w:val="22"/>
          <w:szCs w:val="22"/>
        </w:rPr>
        <w:t>We focus</w:t>
      </w:r>
      <w:r w:rsidR="00A95006">
        <w:rPr>
          <w:rFonts w:ascii="Calibri" w:hAnsi="Calibri" w:cs="Calibri"/>
          <w:sz w:val="22"/>
          <w:szCs w:val="22"/>
        </w:rPr>
        <w:t>ed</w:t>
      </w:r>
      <w:r w:rsidRPr="00781AC2">
        <w:rPr>
          <w:rFonts w:ascii="Calibri" w:hAnsi="Calibri" w:cs="Calibri"/>
          <w:sz w:val="22"/>
          <w:szCs w:val="22"/>
        </w:rPr>
        <w:t xml:space="preserve"> on </w:t>
      </w:r>
      <w:r w:rsidR="00D02EF8" w:rsidRPr="00781AC2">
        <w:rPr>
          <w:rFonts w:ascii="Calibri" w:hAnsi="Calibri" w:cs="Calibri"/>
          <w:sz w:val="22"/>
          <w:szCs w:val="22"/>
        </w:rPr>
        <w:t>which</w:t>
      </w:r>
      <w:r w:rsidRPr="00781AC2">
        <w:rPr>
          <w:rFonts w:ascii="Calibri" w:hAnsi="Calibri" w:cs="Calibri"/>
          <w:sz w:val="22"/>
          <w:szCs w:val="22"/>
        </w:rPr>
        <w:t xml:space="preserve"> features will help Toronto Raptor</w:t>
      </w:r>
      <w:r w:rsidR="00D02EF8" w:rsidRPr="00781AC2">
        <w:rPr>
          <w:rFonts w:ascii="Calibri" w:hAnsi="Calibri" w:cs="Calibri"/>
          <w:sz w:val="22"/>
          <w:szCs w:val="22"/>
        </w:rPr>
        <w:t>s</w:t>
      </w:r>
      <w:r w:rsidRPr="00781AC2">
        <w:rPr>
          <w:rFonts w:ascii="Calibri" w:hAnsi="Calibri" w:cs="Calibri"/>
          <w:sz w:val="22"/>
          <w:szCs w:val="22"/>
        </w:rPr>
        <w:t xml:space="preserve"> win games</w:t>
      </w:r>
      <w:r w:rsidR="00FA047F" w:rsidRPr="00781AC2">
        <w:rPr>
          <w:rFonts w:ascii="Calibri" w:hAnsi="Calibri" w:cs="Calibri"/>
          <w:sz w:val="22"/>
          <w:szCs w:val="22"/>
        </w:rPr>
        <w:t xml:space="preserve">. </w:t>
      </w:r>
    </w:p>
    <w:p w14:paraId="2932417E" w14:textId="7F8AAF3D" w:rsidR="00065E5B"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Features </w:t>
      </w:r>
      <w:r w:rsidR="00D02EF8" w:rsidRPr="00781AC2">
        <w:rPr>
          <w:rFonts w:ascii="Calibri" w:hAnsi="Calibri" w:cs="Calibri"/>
          <w:sz w:val="22"/>
          <w:szCs w:val="22"/>
        </w:rPr>
        <w:t>were</w:t>
      </w:r>
      <w:r w:rsidRPr="00781AC2">
        <w:rPr>
          <w:rFonts w:ascii="Calibri" w:hAnsi="Calibri" w:cs="Calibri"/>
          <w:sz w:val="22"/>
          <w:szCs w:val="22"/>
        </w:rPr>
        <w:t xml:space="preserve"> remov</w:t>
      </w:r>
      <w:r w:rsidR="00D02EF8" w:rsidRPr="00781AC2">
        <w:rPr>
          <w:rFonts w:ascii="Calibri" w:hAnsi="Calibri" w:cs="Calibri"/>
          <w:sz w:val="22"/>
          <w:szCs w:val="22"/>
        </w:rPr>
        <w:t>ed</w:t>
      </w:r>
      <w:r w:rsidRPr="00781AC2">
        <w:rPr>
          <w:rFonts w:ascii="Calibri" w:hAnsi="Calibri" w:cs="Calibri"/>
          <w:sz w:val="22"/>
          <w:szCs w:val="22"/>
        </w:rPr>
        <w:t xml:space="preserve"> based on experience and initial analysis </w:t>
      </w:r>
      <w:r w:rsidR="004B5A16" w:rsidRPr="00781AC2">
        <w:rPr>
          <w:rFonts w:ascii="Calibri" w:hAnsi="Calibri" w:cs="Calibri"/>
          <w:sz w:val="22"/>
          <w:szCs w:val="22"/>
        </w:rPr>
        <w:t>of the data</w:t>
      </w:r>
      <w:r w:rsidRPr="00781AC2">
        <w:rPr>
          <w:rFonts w:ascii="Calibri" w:hAnsi="Calibri" w:cs="Calibri"/>
          <w:sz w:val="22"/>
          <w:szCs w:val="22"/>
        </w:rPr>
        <w:t xml:space="preserve">. </w:t>
      </w:r>
      <w:r w:rsidR="00D02EF8" w:rsidRPr="00781AC2">
        <w:rPr>
          <w:rFonts w:ascii="Calibri" w:hAnsi="Calibri" w:cs="Calibri"/>
          <w:sz w:val="22"/>
          <w:szCs w:val="22"/>
        </w:rPr>
        <w:t>Since t</w:t>
      </w:r>
      <w:r w:rsidRPr="00781AC2">
        <w:rPr>
          <w:rFonts w:ascii="Calibri" w:hAnsi="Calibri" w:cs="Calibri"/>
          <w:sz w:val="22"/>
          <w:szCs w:val="22"/>
        </w:rPr>
        <w:t>he</w:t>
      </w:r>
      <w:r w:rsidR="004B5A16" w:rsidRPr="00781AC2">
        <w:rPr>
          <w:rFonts w:ascii="Calibri" w:hAnsi="Calibri" w:cs="Calibri"/>
          <w:sz w:val="22"/>
          <w:szCs w:val="22"/>
        </w:rPr>
        <w:t>se</w:t>
      </w:r>
      <w:r w:rsidRPr="00781AC2">
        <w:rPr>
          <w:rFonts w:ascii="Calibri" w:hAnsi="Calibri" w:cs="Calibri"/>
          <w:sz w:val="22"/>
          <w:szCs w:val="22"/>
        </w:rPr>
        <w:t xml:space="preserve"> typically would not </w:t>
      </w:r>
      <w:r w:rsidR="002B0C03">
        <w:rPr>
          <w:rFonts w:ascii="Calibri" w:hAnsi="Calibri" w:cs="Calibri"/>
          <w:sz w:val="22"/>
          <w:szCs w:val="22"/>
        </w:rPr>
        <w:t>affect</w:t>
      </w:r>
      <w:r w:rsidRPr="00781AC2">
        <w:rPr>
          <w:rFonts w:ascii="Calibri" w:hAnsi="Calibri" w:cs="Calibri"/>
          <w:sz w:val="22"/>
          <w:szCs w:val="22"/>
        </w:rPr>
        <w:t xml:space="preserve"> the target feature Win/Loss (WL) </w:t>
      </w:r>
    </w:p>
    <w:p w14:paraId="08074031"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 xml:space="preserve">Unwanted Numerical Features </w:t>
      </w:r>
    </w:p>
    <w:p w14:paraId="19363AD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PLAYER_ID</w:t>
      </w:r>
    </w:p>
    <w:p w14:paraId="507D30C9"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TEAM_ID</w:t>
      </w:r>
    </w:p>
    <w:p w14:paraId="6DC57C90"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Unwanted Categorical Features</w:t>
      </w:r>
    </w:p>
    <w:p w14:paraId="4C488F95"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PLAYER_NAME</w:t>
      </w:r>
    </w:p>
    <w:p w14:paraId="16B916EE"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TEAM_ABBREVIATION</w:t>
      </w:r>
    </w:p>
    <w:p w14:paraId="55B16D18"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TEAM_NAME</w:t>
      </w:r>
    </w:p>
    <w:p w14:paraId="12B31A3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GAME_ID</w:t>
      </w:r>
    </w:p>
    <w:p w14:paraId="56BF256F" w14:textId="77777777" w:rsidR="001A66ED"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GAME_DATE</w:t>
      </w:r>
    </w:p>
    <w:p w14:paraId="7C02A545" w14:textId="4756013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MATCHUP</w:t>
      </w:r>
    </w:p>
    <w:p w14:paraId="2DB20ADB" w14:textId="76AF90CC" w:rsidR="001A66ED" w:rsidRPr="00781AC2" w:rsidRDefault="001A66ED" w:rsidP="00F52B3D">
      <w:pPr>
        <w:spacing w:after="0"/>
        <w:rPr>
          <w:rFonts w:ascii="Calibri" w:hAnsi="Calibri" w:cs="Calibri"/>
          <w:sz w:val="22"/>
          <w:szCs w:val="22"/>
        </w:rPr>
      </w:pPr>
      <w:r w:rsidRPr="00781AC2">
        <w:rPr>
          <w:rFonts w:ascii="Calibri" w:hAnsi="Calibri" w:cs="Calibri"/>
          <w:sz w:val="22"/>
          <w:szCs w:val="22"/>
        </w:rPr>
        <w:lastRenderedPageBreak/>
        <w:t>The data was separate</w:t>
      </w:r>
      <w:r w:rsidR="00605C0D" w:rsidRPr="00781AC2">
        <w:rPr>
          <w:rFonts w:ascii="Calibri" w:hAnsi="Calibri" w:cs="Calibri"/>
          <w:sz w:val="22"/>
          <w:szCs w:val="22"/>
        </w:rPr>
        <w:t>d</w:t>
      </w:r>
      <w:r w:rsidRPr="00781AC2">
        <w:rPr>
          <w:rFonts w:ascii="Calibri" w:hAnsi="Calibri" w:cs="Calibri"/>
          <w:sz w:val="22"/>
          <w:szCs w:val="22"/>
        </w:rPr>
        <w:t xml:space="preserve"> into the TARGET feature (</w:t>
      </w:r>
      <w:r w:rsidR="00605C0D" w:rsidRPr="00781AC2">
        <w:rPr>
          <w:rFonts w:ascii="Calibri" w:hAnsi="Calibri" w:cs="Calibri"/>
          <w:sz w:val="22"/>
          <w:szCs w:val="22"/>
        </w:rPr>
        <w:t>WL</w:t>
      </w:r>
      <w:r w:rsidRPr="00781AC2">
        <w:rPr>
          <w:rFonts w:ascii="Calibri" w:hAnsi="Calibri" w:cs="Calibri"/>
          <w:sz w:val="22"/>
          <w:szCs w:val="22"/>
        </w:rPr>
        <w:t xml:space="preserve">) and the </w:t>
      </w:r>
      <w:r w:rsidR="00605C0D" w:rsidRPr="00781AC2">
        <w:rPr>
          <w:rFonts w:ascii="Calibri" w:hAnsi="Calibri" w:cs="Calibri"/>
          <w:sz w:val="22"/>
          <w:szCs w:val="22"/>
        </w:rPr>
        <w:t xml:space="preserve">PREDICTIVE </w:t>
      </w:r>
      <w:r w:rsidRPr="00781AC2">
        <w:rPr>
          <w:rFonts w:ascii="Calibri" w:hAnsi="Calibri" w:cs="Calibri"/>
          <w:sz w:val="22"/>
          <w:szCs w:val="22"/>
        </w:rPr>
        <w:t>features.</w:t>
      </w:r>
    </w:p>
    <w:p w14:paraId="13402851" w14:textId="13C4E1E9" w:rsidR="00FA047F" w:rsidRPr="00781AC2" w:rsidRDefault="00065E5B" w:rsidP="00F52B3D">
      <w:pPr>
        <w:spacing w:after="0"/>
        <w:rPr>
          <w:rFonts w:ascii="Calibri" w:hAnsi="Calibri" w:cs="Calibri"/>
          <w:sz w:val="22"/>
          <w:szCs w:val="22"/>
        </w:rPr>
      </w:pPr>
      <w:r w:rsidRPr="00781AC2">
        <w:rPr>
          <w:rFonts w:ascii="Calibri" w:hAnsi="Calibri" w:cs="Calibri"/>
          <w:sz w:val="22"/>
          <w:szCs w:val="22"/>
        </w:rPr>
        <w:t>Correlation Matrices</w:t>
      </w:r>
      <w:r w:rsidR="00A95006">
        <w:rPr>
          <w:rFonts w:ascii="Calibri" w:hAnsi="Calibri" w:cs="Calibri"/>
          <w:sz w:val="22"/>
          <w:szCs w:val="22"/>
        </w:rPr>
        <w:t xml:space="preserve"> </w:t>
      </w:r>
      <w:r w:rsidRPr="00781AC2">
        <w:rPr>
          <w:rFonts w:ascii="Calibri" w:hAnsi="Calibri" w:cs="Calibri"/>
          <w:sz w:val="22"/>
          <w:szCs w:val="22"/>
        </w:rPr>
        <w:t>were plotted to determine any possible correlation among the remaining features</w:t>
      </w:r>
      <w:r w:rsidR="00FA047F" w:rsidRPr="00781AC2">
        <w:rPr>
          <w:rFonts w:ascii="Calibri" w:hAnsi="Calibri" w:cs="Calibri"/>
          <w:sz w:val="22"/>
          <w:szCs w:val="22"/>
        </w:rPr>
        <w:t>.</w:t>
      </w:r>
      <w:r w:rsidR="00605C0D" w:rsidRPr="00781AC2">
        <w:rPr>
          <w:rFonts w:ascii="Calibri" w:hAnsi="Calibri" w:cs="Calibri"/>
          <w:sz w:val="22"/>
          <w:szCs w:val="22"/>
        </w:rPr>
        <w:t xml:space="preserve"> </w:t>
      </w:r>
    </w:p>
    <w:p w14:paraId="4CE5DEC2" w14:textId="253E00A2" w:rsidR="00FA047F" w:rsidRPr="00781AC2" w:rsidRDefault="00605C0D" w:rsidP="00F52B3D">
      <w:pPr>
        <w:spacing w:after="0"/>
        <w:rPr>
          <w:rFonts w:ascii="Calibri" w:hAnsi="Calibri" w:cs="Calibri"/>
          <w:sz w:val="22"/>
          <w:szCs w:val="22"/>
        </w:rPr>
      </w:pPr>
      <w:r w:rsidRPr="00781AC2">
        <w:rPr>
          <w:rFonts w:ascii="Calibri" w:hAnsi="Calibri" w:cs="Calibri"/>
          <w:sz w:val="22"/>
          <w:szCs w:val="22"/>
        </w:rPr>
        <w:t xml:space="preserve">From </w:t>
      </w:r>
      <w:r w:rsidR="00907B78">
        <w:rPr>
          <w:rFonts w:ascii="Calibri" w:hAnsi="Calibri" w:cs="Calibri"/>
          <w:sz w:val="22"/>
          <w:szCs w:val="22"/>
        </w:rPr>
        <w:t xml:space="preserve">the </w:t>
      </w:r>
      <w:r w:rsidRPr="00781AC2">
        <w:rPr>
          <w:rFonts w:ascii="Calibri" w:hAnsi="Calibri" w:cs="Calibri"/>
          <w:sz w:val="22"/>
          <w:szCs w:val="22"/>
        </w:rPr>
        <w:t>initial</w:t>
      </w:r>
      <w:r w:rsidR="00065E5B" w:rsidRPr="00781AC2">
        <w:rPr>
          <w:rFonts w:ascii="Calibri" w:hAnsi="Calibri" w:cs="Calibri"/>
          <w:sz w:val="22"/>
          <w:szCs w:val="22"/>
        </w:rPr>
        <w:t xml:space="preserve"> correlational </w:t>
      </w:r>
      <w:r w:rsidRPr="00781AC2">
        <w:rPr>
          <w:rFonts w:ascii="Calibri" w:hAnsi="Calibri" w:cs="Calibri"/>
          <w:sz w:val="22"/>
          <w:szCs w:val="22"/>
        </w:rPr>
        <w:t>matrix projection</w:t>
      </w:r>
      <w:r w:rsidR="00396390" w:rsidRPr="00781AC2">
        <w:rPr>
          <w:rFonts w:ascii="Calibri" w:hAnsi="Calibri" w:cs="Calibri"/>
          <w:sz w:val="22"/>
          <w:szCs w:val="22"/>
        </w:rPr>
        <w:t xml:space="preserve"> (Appendix C - Initial Matrix)</w:t>
      </w:r>
      <w:r w:rsidRPr="00781AC2">
        <w:rPr>
          <w:rFonts w:ascii="Calibri" w:hAnsi="Calibri" w:cs="Calibri"/>
          <w:sz w:val="22"/>
          <w:szCs w:val="22"/>
        </w:rPr>
        <w:t xml:space="preserve">, any values </w:t>
      </w:r>
      <w:r w:rsidR="00065E5B" w:rsidRPr="00781AC2">
        <w:rPr>
          <w:rFonts w:ascii="Calibri" w:hAnsi="Calibri" w:cs="Calibri"/>
          <w:sz w:val="22"/>
          <w:szCs w:val="22"/>
        </w:rPr>
        <w:t xml:space="preserve">above 0.85 are designated to be </w:t>
      </w:r>
      <w:r w:rsidR="00A95006">
        <w:rPr>
          <w:rFonts w:ascii="Calibri" w:hAnsi="Calibri" w:cs="Calibri"/>
          <w:sz w:val="22"/>
          <w:szCs w:val="22"/>
        </w:rPr>
        <w:t>strong</w:t>
      </w:r>
      <w:r w:rsidR="00065E5B" w:rsidRPr="00781AC2">
        <w:rPr>
          <w:rFonts w:ascii="Calibri" w:hAnsi="Calibri" w:cs="Calibri"/>
          <w:sz w:val="22"/>
          <w:szCs w:val="22"/>
        </w:rPr>
        <w:t xml:space="preserve">ly </w:t>
      </w:r>
      <w:r w:rsidR="00A95006">
        <w:rPr>
          <w:rFonts w:ascii="Calibri" w:hAnsi="Calibri" w:cs="Calibri"/>
          <w:sz w:val="22"/>
          <w:szCs w:val="22"/>
        </w:rPr>
        <w:t>cor</w:t>
      </w:r>
      <w:r w:rsidR="00065E5B" w:rsidRPr="00781AC2">
        <w:rPr>
          <w:rFonts w:ascii="Calibri" w:hAnsi="Calibri" w:cs="Calibri"/>
          <w:sz w:val="22"/>
          <w:szCs w:val="22"/>
        </w:rPr>
        <w:t xml:space="preserve">related. </w:t>
      </w:r>
      <w:r w:rsidR="00FA047F" w:rsidRPr="00781AC2">
        <w:rPr>
          <w:rFonts w:ascii="Calibri" w:hAnsi="Calibri" w:cs="Calibri"/>
          <w:sz w:val="22"/>
          <w:szCs w:val="22"/>
        </w:rPr>
        <w:t xml:space="preserve">We found several feature combinations (Figure </w:t>
      </w:r>
      <w:r w:rsidR="00396390" w:rsidRPr="00781AC2">
        <w:rPr>
          <w:rFonts w:ascii="Calibri" w:hAnsi="Calibri" w:cs="Calibri"/>
          <w:sz w:val="22"/>
          <w:szCs w:val="22"/>
        </w:rPr>
        <w:t>9)</w:t>
      </w:r>
      <w:r w:rsidR="00FA047F" w:rsidRPr="00781AC2">
        <w:rPr>
          <w:rFonts w:ascii="Calibri" w:hAnsi="Calibri" w:cs="Calibri"/>
          <w:sz w:val="22"/>
          <w:szCs w:val="22"/>
        </w:rPr>
        <w:t xml:space="preserve"> where the</w:t>
      </w:r>
      <w:r w:rsidR="00065E5B" w:rsidRPr="00781AC2">
        <w:rPr>
          <w:rFonts w:ascii="Calibri" w:hAnsi="Calibri" w:cs="Calibri"/>
          <w:sz w:val="22"/>
          <w:szCs w:val="22"/>
        </w:rPr>
        <w:t xml:space="preserve"> features (PTS, FGA, FTM, REB) added no benefit to the model analysis and were remov</w:t>
      </w:r>
      <w:r w:rsidR="00396390" w:rsidRPr="00781AC2">
        <w:rPr>
          <w:rFonts w:ascii="Calibri" w:hAnsi="Calibri" w:cs="Calibri"/>
          <w:sz w:val="22"/>
          <w:szCs w:val="22"/>
        </w:rPr>
        <w:t>ed</w:t>
      </w:r>
      <w:r w:rsidR="00065E5B" w:rsidRPr="00781AC2">
        <w:rPr>
          <w:rFonts w:ascii="Calibri" w:hAnsi="Calibri" w:cs="Calibri"/>
          <w:sz w:val="22"/>
          <w:szCs w:val="22"/>
        </w:rPr>
        <w:t xml:space="preserve">. </w:t>
      </w:r>
    </w:p>
    <w:p w14:paraId="6053979D" w14:textId="77777777" w:rsidR="00065E5B" w:rsidRPr="00781AC2" w:rsidRDefault="00065E5B" w:rsidP="00F52B3D">
      <w:pPr>
        <w:spacing w:after="0"/>
        <w:rPr>
          <w:rFonts w:ascii="Calibri" w:hAnsi="Calibri" w:cs="Calibri"/>
          <w:sz w:val="22"/>
          <w:szCs w:val="22"/>
        </w:rPr>
      </w:pPr>
    </w:p>
    <w:tbl>
      <w:tblPr>
        <w:tblStyle w:val="TableGrid"/>
        <w:tblW w:w="0" w:type="auto"/>
        <w:jc w:val="center"/>
        <w:tblLook w:val="04A0" w:firstRow="1" w:lastRow="0" w:firstColumn="1" w:lastColumn="0" w:noHBand="0" w:noVBand="1"/>
      </w:tblPr>
      <w:tblGrid>
        <w:gridCol w:w="2085"/>
        <w:gridCol w:w="2419"/>
      </w:tblGrid>
      <w:tr w:rsidR="00065E5B" w:rsidRPr="00781AC2"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Feature combination</w:t>
            </w:r>
          </w:p>
        </w:tc>
        <w:tc>
          <w:tcPr>
            <w:tcW w:w="0" w:type="auto"/>
            <w:shd w:val="clear" w:color="auto" w:fill="990000"/>
            <w:vAlign w:val="center"/>
          </w:tcPr>
          <w:p w14:paraId="625F6867"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Correlation Matrix Value</w:t>
            </w:r>
          </w:p>
        </w:tc>
      </w:tr>
      <w:tr w:rsidR="00065E5B" w:rsidRPr="00781AC2" w14:paraId="0259133B" w14:textId="77777777" w:rsidTr="002B1219">
        <w:trPr>
          <w:jc w:val="center"/>
        </w:trPr>
        <w:tc>
          <w:tcPr>
            <w:tcW w:w="0" w:type="auto"/>
            <w:shd w:val="clear" w:color="auto" w:fill="F9CEC2"/>
          </w:tcPr>
          <w:p w14:paraId="6E2E5F44"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PTS</w:t>
            </w:r>
          </w:p>
        </w:tc>
        <w:tc>
          <w:tcPr>
            <w:tcW w:w="0" w:type="auto"/>
            <w:vAlign w:val="center"/>
          </w:tcPr>
          <w:p w14:paraId="0409ADB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0.96</w:t>
            </w:r>
          </w:p>
        </w:tc>
      </w:tr>
      <w:tr w:rsidR="00065E5B" w:rsidRPr="00781AC2" w14:paraId="5A6509B5" w14:textId="77777777" w:rsidTr="002B1219">
        <w:trPr>
          <w:jc w:val="center"/>
        </w:trPr>
        <w:tc>
          <w:tcPr>
            <w:tcW w:w="0" w:type="auto"/>
            <w:shd w:val="clear" w:color="auto" w:fill="F9CEC2"/>
          </w:tcPr>
          <w:p w14:paraId="2E436D3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FGA vs PTS</w:t>
            </w:r>
          </w:p>
        </w:tc>
        <w:tc>
          <w:tcPr>
            <w:tcW w:w="0" w:type="auto"/>
            <w:vAlign w:val="center"/>
          </w:tcPr>
          <w:p w14:paraId="6BC0B177"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0.88</w:t>
            </w:r>
          </w:p>
        </w:tc>
      </w:tr>
      <w:tr w:rsidR="00065E5B" w:rsidRPr="00781AC2" w14:paraId="6071A6BF" w14:textId="77777777" w:rsidTr="002B1219">
        <w:trPr>
          <w:jc w:val="center"/>
        </w:trPr>
        <w:tc>
          <w:tcPr>
            <w:tcW w:w="0" w:type="auto"/>
            <w:shd w:val="clear" w:color="auto" w:fill="F9CEC2"/>
          </w:tcPr>
          <w:p w14:paraId="713238BF"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FGA</w:t>
            </w:r>
          </w:p>
        </w:tc>
        <w:tc>
          <w:tcPr>
            <w:tcW w:w="0" w:type="auto"/>
            <w:vAlign w:val="center"/>
          </w:tcPr>
          <w:p w14:paraId="2EB7E8F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22FF2507" w14:textId="77777777" w:rsidTr="002B1219">
        <w:trPr>
          <w:jc w:val="center"/>
        </w:trPr>
        <w:tc>
          <w:tcPr>
            <w:tcW w:w="0" w:type="auto"/>
            <w:shd w:val="clear" w:color="auto" w:fill="F9CEC2"/>
          </w:tcPr>
          <w:p w14:paraId="0316C4C2"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FTM vs FTA</w:t>
            </w:r>
          </w:p>
        </w:tc>
        <w:tc>
          <w:tcPr>
            <w:tcW w:w="0" w:type="auto"/>
            <w:vAlign w:val="center"/>
          </w:tcPr>
          <w:p w14:paraId="1B86F203"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006F5A3A" w14:textId="77777777" w:rsidTr="002B1219">
        <w:trPr>
          <w:jc w:val="center"/>
        </w:trPr>
        <w:tc>
          <w:tcPr>
            <w:tcW w:w="0" w:type="auto"/>
            <w:shd w:val="clear" w:color="auto" w:fill="F9CEC2"/>
          </w:tcPr>
          <w:p w14:paraId="313C300C"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REB vs DREB</w:t>
            </w:r>
          </w:p>
        </w:tc>
        <w:tc>
          <w:tcPr>
            <w:tcW w:w="0" w:type="auto"/>
            <w:vAlign w:val="center"/>
          </w:tcPr>
          <w:p w14:paraId="6D0C002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0.93</w:t>
            </w:r>
          </w:p>
        </w:tc>
      </w:tr>
    </w:tbl>
    <w:p w14:paraId="4AE50610" w14:textId="71D2A39B" w:rsidR="00065E5B" w:rsidRPr="00781AC2" w:rsidRDefault="00065E5B" w:rsidP="00F52B3D">
      <w:pPr>
        <w:pStyle w:val="Caption"/>
        <w:jc w:val="center"/>
        <w:rPr>
          <w:rFonts w:ascii="Calibri" w:hAnsi="Calibri" w:cs="Calibri"/>
          <w:sz w:val="22"/>
          <w:szCs w:val="22"/>
        </w:rPr>
      </w:pPr>
      <w:bookmarkStart w:id="16" w:name="_Toc68732838"/>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6</w:t>
      </w:r>
      <w:r w:rsidR="00465849" w:rsidRPr="00781AC2">
        <w:rPr>
          <w:rFonts w:ascii="Calibri" w:hAnsi="Calibri" w:cs="Calibri"/>
          <w:noProof/>
        </w:rPr>
        <w:fldChar w:fldCharType="end"/>
      </w:r>
      <w:r w:rsidRPr="00781AC2">
        <w:rPr>
          <w:rFonts w:ascii="Calibri" w:hAnsi="Calibri" w:cs="Calibri"/>
        </w:rPr>
        <w:t xml:space="preserve"> Feature correlations with values greater than 0.85</w:t>
      </w:r>
      <w:bookmarkEnd w:id="16"/>
    </w:p>
    <w:p w14:paraId="381D156B" w14:textId="3A395126" w:rsidR="00396390" w:rsidRPr="00781AC2" w:rsidRDefault="00FA047F" w:rsidP="00F52B3D">
      <w:pPr>
        <w:spacing w:after="0"/>
        <w:rPr>
          <w:rFonts w:ascii="Calibri" w:hAnsi="Calibri" w:cs="Calibri"/>
          <w:sz w:val="22"/>
          <w:szCs w:val="22"/>
        </w:rPr>
      </w:pPr>
      <w:r w:rsidRPr="00781AC2">
        <w:rPr>
          <w:rFonts w:ascii="Calibri" w:hAnsi="Calibri" w:cs="Calibri"/>
          <w:sz w:val="22"/>
          <w:szCs w:val="22"/>
        </w:rPr>
        <w:t xml:space="preserve">The </w:t>
      </w:r>
      <w:r w:rsidR="00396390" w:rsidRPr="00781AC2">
        <w:rPr>
          <w:rFonts w:ascii="Calibri" w:hAnsi="Calibri" w:cs="Calibri"/>
          <w:sz w:val="22"/>
          <w:szCs w:val="22"/>
        </w:rPr>
        <w:t>correlation matrix</w:t>
      </w:r>
      <w:r w:rsidRPr="00781AC2">
        <w:rPr>
          <w:rFonts w:ascii="Calibri" w:hAnsi="Calibri" w:cs="Calibri"/>
          <w:sz w:val="22"/>
          <w:szCs w:val="22"/>
        </w:rPr>
        <w:t xml:space="preserve"> was replotted </w:t>
      </w:r>
      <w:r w:rsidR="00396390" w:rsidRPr="00781AC2">
        <w:rPr>
          <w:rFonts w:ascii="Calibri" w:hAnsi="Calibri" w:cs="Calibri"/>
          <w:sz w:val="22"/>
          <w:szCs w:val="22"/>
        </w:rPr>
        <w:t xml:space="preserve">(Appendix C - Final Matrix) </w:t>
      </w:r>
      <w:r w:rsidRPr="00781AC2">
        <w:rPr>
          <w:rFonts w:ascii="Calibri" w:hAnsi="Calibri" w:cs="Calibri"/>
          <w:sz w:val="22"/>
          <w:szCs w:val="22"/>
        </w:rPr>
        <w:t>to ensure no other redundant features were in the dataset.</w:t>
      </w:r>
      <w:r w:rsidR="00396390" w:rsidRPr="00781AC2">
        <w:rPr>
          <w:rFonts w:ascii="Calibri" w:hAnsi="Calibri" w:cs="Calibri"/>
          <w:sz w:val="22"/>
          <w:szCs w:val="22"/>
        </w:rPr>
        <w:t xml:space="preserve"> </w:t>
      </w:r>
    </w:p>
    <w:p w14:paraId="0FE31439" w14:textId="77777777" w:rsidR="00065E5B" w:rsidRPr="00781AC2" w:rsidRDefault="00065E5B" w:rsidP="00F52B3D">
      <w:pPr>
        <w:spacing w:after="0"/>
        <w:jc w:val="center"/>
        <w:rPr>
          <w:rFonts w:ascii="Calibri" w:hAnsi="Calibri" w:cs="Calibri"/>
        </w:rPr>
      </w:pPr>
    </w:p>
    <w:p w14:paraId="46C6F3F8" w14:textId="04CCEB97" w:rsidR="00065E5B" w:rsidRPr="003D3964" w:rsidRDefault="00FA047F" w:rsidP="00F52B3D">
      <w:pPr>
        <w:rPr>
          <w:rStyle w:val="Emphasis"/>
          <w:rFonts w:ascii="Calibri" w:hAnsi="Calibri" w:cs="Calibri"/>
          <w:b/>
          <w:bCs/>
          <w:sz w:val="22"/>
          <w:szCs w:val="22"/>
        </w:rPr>
      </w:pPr>
      <w:r w:rsidRPr="003D3964">
        <w:rPr>
          <w:rStyle w:val="Emphasis"/>
          <w:rFonts w:ascii="Calibri" w:hAnsi="Calibri" w:cs="Calibri"/>
          <w:b/>
          <w:bCs/>
          <w:sz w:val="22"/>
          <w:szCs w:val="22"/>
        </w:rPr>
        <w:t>Model Analysis</w:t>
      </w:r>
    </w:p>
    <w:p w14:paraId="0FF60F0D" w14:textId="070C1881" w:rsidR="00065E5B" w:rsidRPr="00781AC2" w:rsidRDefault="00A5097E" w:rsidP="00F52B3D">
      <w:pPr>
        <w:spacing w:after="0"/>
        <w:rPr>
          <w:rFonts w:ascii="Calibri" w:hAnsi="Calibri" w:cs="Calibri"/>
          <w:sz w:val="22"/>
          <w:szCs w:val="22"/>
        </w:rPr>
      </w:pPr>
      <w:r w:rsidRPr="00781AC2">
        <w:rPr>
          <w:rFonts w:ascii="Calibri" w:hAnsi="Calibri" w:cs="Calibri"/>
          <w:sz w:val="22"/>
          <w:szCs w:val="22"/>
        </w:rPr>
        <w:t>Once t</w:t>
      </w:r>
      <w:r w:rsidR="00FA047F" w:rsidRPr="00781AC2">
        <w:rPr>
          <w:rFonts w:ascii="Calibri" w:hAnsi="Calibri" w:cs="Calibri"/>
          <w:sz w:val="22"/>
          <w:szCs w:val="22"/>
        </w:rPr>
        <w:t xml:space="preserve">he data was split </w:t>
      </w:r>
      <w:r w:rsidR="00065E5B" w:rsidRPr="00781AC2">
        <w:rPr>
          <w:rFonts w:ascii="Calibri" w:hAnsi="Calibri" w:cs="Calibri"/>
          <w:sz w:val="22"/>
          <w:szCs w:val="22"/>
        </w:rPr>
        <w:t>into 70% training and 30% test dat</w:t>
      </w:r>
      <w:r w:rsidR="00FA047F" w:rsidRPr="00781AC2">
        <w:rPr>
          <w:rFonts w:ascii="Calibri" w:hAnsi="Calibri" w:cs="Calibri"/>
          <w:sz w:val="22"/>
          <w:szCs w:val="22"/>
        </w:rPr>
        <w:t>a</w:t>
      </w:r>
      <w:r w:rsidR="00396390" w:rsidRPr="00781AC2">
        <w:rPr>
          <w:rFonts w:ascii="Calibri" w:hAnsi="Calibri" w:cs="Calibri"/>
          <w:sz w:val="22"/>
          <w:szCs w:val="22"/>
        </w:rPr>
        <w:t>,</w:t>
      </w:r>
      <w:r w:rsidRPr="00781AC2">
        <w:rPr>
          <w:rFonts w:ascii="Calibri" w:hAnsi="Calibri" w:cs="Calibri"/>
          <w:sz w:val="22"/>
          <w:szCs w:val="22"/>
        </w:rPr>
        <w:t xml:space="preserve"> we processed the data using 3 tuned algorithms: L</w:t>
      </w:r>
      <w:r w:rsidR="00065E5B" w:rsidRPr="00781AC2">
        <w:rPr>
          <w:rFonts w:ascii="Calibri" w:hAnsi="Calibri" w:cs="Calibri"/>
          <w:sz w:val="22"/>
          <w:szCs w:val="22"/>
        </w:rPr>
        <w:t>ogistic Regression</w:t>
      </w:r>
      <w:r w:rsidRPr="00781AC2">
        <w:rPr>
          <w:rFonts w:ascii="Calibri" w:hAnsi="Calibri" w:cs="Calibri"/>
          <w:sz w:val="22"/>
          <w:szCs w:val="22"/>
        </w:rPr>
        <w:t xml:space="preserve">, </w:t>
      </w:r>
      <w:r w:rsidR="00065E5B" w:rsidRPr="00781AC2">
        <w:rPr>
          <w:rFonts w:ascii="Calibri" w:hAnsi="Calibri" w:cs="Calibri"/>
          <w:sz w:val="22"/>
          <w:szCs w:val="22"/>
        </w:rPr>
        <w:t>Decision Tree</w:t>
      </w:r>
      <w:r w:rsidRPr="00781AC2">
        <w:rPr>
          <w:rFonts w:ascii="Calibri" w:hAnsi="Calibri" w:cs="Calibri"/>
          <w:sz w:val="22"/>
          <w:szCs w:val="22"/>
        </w:rPr>
        <w:t xml:space="preserve">, and </w:t>
      </w:r>
      <w:r w:rsidR="00065E5B" w:rsidRPr="00781AC2">
        <w:rPr>
          <w:rFonts w:ascii="Calibri" w:hAnsi="Calibri" w:cs="Calibri"/>
          <w:sz w:val="22"/>
          <w:szCs w:val="22"/>
        </w:rPr>
        <w:t>Random Forest</w:t>
      </w:r>
      <w:r w:rsidRPr="00781AC2">
        <w:rPr>
          <w:rFonts w:ascii="Calibri" w:hAnsi="Calibri" w:cs="Calibri"/>
          <w:sz w:val="22"/>
          <w:szCs w:val="22"/>
        </w:rPr>
        <w:t xml:space="preserve">. </w:t>
      </w:r>
      <w:r w:rsidR="00065E5B" w:rsidRPr="00781AC2">
        <w:rPr>
          <w:rFonts w:ascii="Calibri" w:hAnsi="Calibri" w:cs="Calibri"/>
          <w:sz w:val="22"/>
          <w:szCs w:val="22"/>
        </w:rPr>
        <w:t xml:space="preserve">Random Forest showed the best results scoring the highest in all 4 analysis categories (Figure </w:t>
      </w:r>
      <w:r w:rsidR="005C7346">
        <w:rPr>
          <w:rFonts w:ascii="Calibri" w:hAnsi="Calibri" w:cs="Calibri"/>
          <w:sz w:val="22"/>
          <w:szCs w:val="22"/>
        </w:rPr>
        <w:t>7</w:t>
      </w:r>
      <w:r w:rsidR="00065E5B" w:rsidRPr="00781AC2">
        <w:rPr>
          <w:rFonts w:ascii="Calibri" w:hAnsi="Calibri" w:cs="Calibri"/>
          <w:sz w:val="22"/>
          <w:szCs w:val="22"/>
        </w:rPr>
        <w:t>)</w:t>
      </w:r>
      <w:r w:rsidR="003113AA" w:rsidRPr="00781AC2">
        <w:rPr>
          <w:rFonts w:ascii="Calibri" w:hAnsi="Calibri" w:cs="Calibri"/>
          <w:sz w:val="22"/>
          <w:szCs w:val="22"/>
        </w:rPr>
        <w:t>.</w:t>
      </w:r>
      <w:r w:rsidRPr="00781AC2">
        <w:rPr>
          <w:rFonts w:ascii="Calibri" w:hAnsi="Calibri" w:cs="Calibri"/>
          <w:sz w:val="22"/>
          <w:szCs w:val="22"/>
        </w:rPr>
        <w:t xml:space="preserve"> </w:t>
      </w:r>
      <w:r w:rsidR="003113AA" w:rsidRPr="00781AC2">
        <w:rPr>
          <w:rFonts w:ascii="Calibri" w:hAnsi="Calibri" w:cs="Calibri"/>
          <w:sz w:val="22"/>
          <w:szCs w:val="22"/>
        </w:rPr>
        <w:t>The model</w:t>
      </w:r>
      <w:r w:rsidR="00065E5B" w:rsidRPr="00781AC2">
        <w:rPr>
          <w:rFonts w:ascii="Calibri" w:hAnsi="Calibri" w:cs="Calibri"/>
          <w:sz w:val="22"/>
          <w:szCs w:val="22"/>
        </w:rPr>
        <w:t xml:space="preserve"> placed the most importance on the features PLUS_MINUS, PER, and PIE</w:t>
      </w:r>
      <w:r w:rsidR="005C7346">
        <w:rPr>
          <w:rFonts w:ascii="Calibri" w:hAnsi="Calibri" w:cs="Calibri"/>
          <w:sz w:val="22"/>
          <w:szCs w:val="22"/>
        </w:rPr>
        <w:t xml:space="preserve"> </w:t>
      </w:r>
      <w:r w:rsidR="005C7346" w:rsidRPr="00781AC2">
        <w:rPr>
          <w:rFonts w:ascii="Calibri" w:hAnsi="Calibri" w:cs="Calibri"/>
          <w:sz w:val="22"/>
          <w:szCs w:val="22"/>
        </w:rPr>
        <w:t>(Figure</w:t>
      </w:r>
      <w:r w:rsidR="005C7346">
        <w:rPr>
          <w:rFonts w:ascii="Calibri" w:hAnsi="Calibri" w:cs="Calibri"/>
          <w:sz w:val="22"/>
          <w:szCs w:val="22"/>
        </w:rPr>
        <w:t xml:space="preserve"> 8</w:t>
      </w:r>
      <w:r w:rsidR="005C7346" w:rsidRPr="00781AC2">
        <w:rPr>
          <w:rFonts w:ascii="Calibri" w:hAnsi="Calibri" w:cs="Calibri"/>
          <w:sz w:val="22"/>
          <w:szCs w:val="22"/>
        </w:rPr>
        <w:t>)</w:t>
      </w:r>
      <w:r w:rsidR="00C36D6A" w:rsidRPr="00781AC2">
        <w:rPr>
          <w:rFonts w:ascii="Calibri" w:hAnsi="Calibri" w:cs="Calibri"/>
          <w:sz w:val="22"/>
          <w:szCs w:val="22"/>
        </w:rPr>
        <w:t xml:space="preserve">. These 3 features consisted of 60% of the importance. </w:t>
      </w:r>
      <w:r w:rsidR="003113AA" w:rsidRPr="00781AC2">
        <w:rPr>
          <w:rFonts w:ascii="Calibri" w:hAnsi="Calibri" w:cs="Calibri"/>
          <w:sz w:val="22"/>
          <w:szCs w:val="22"/>
        </w:rPr>
        <w:t>(Appendix D: Feature Importance)</w:t>
      </w:r>
    </w:p>
    <w:p w14:paraId="67149A7B" w14:textId="0A0F5369" w:rsidR="00A5097E" w:rsidRPr="00781AC2" w:rsidRDefault="003F3171" w:rsidP="00F52B3D">
      <w:pPr>
        <w:spacing w:after="0"/>
        <w:jc w:val="center"/>
        <w:rPr>
          <w:rFonts w:ascii="Calibri" w:hAnsi="Calibri" w:cs="Calibri"/>
          <w:sz w:val="22"/>
          <w:szCs w:val="22"/>
        </w:rPr>
      </w:pPr>
      <w:r w:rsidRPr="00781AC2">
        <w:rPr>
          <w:rFonts w:ascii="Calibri" w:hAnsi="Calibri" w:cs="Calibri"/>
          <w:noProof/>
          <w:sz w:val="22"/>
          <w:szCs w:val="22"/>
        </w:rPr>
        <w:drawing>
          <wp:inline distT="0" distB="0" distL="0" distR="0" wp14:anchorId="08FFA3E3" wp14:editId="575DA623">
            <wp:extent cx="4448687" cy="269202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183" cy="2702008"/>
                    </a:xfrm>
                    <a:prstGeom prst="rect">
                      <a:avLst/>
                    </a:prstGeom>
                  </pic:spPr>
                </pic:pic>
              </a:graphicData>
            </a:graphic>
          </wp:inline>
        </w:drawing>
      </w:r>
    </w:p>
    <w:p w14:paraId="1C7754E6" w14:textId="242351FC" w:rsidR="00A5097E" w:rsidRPr="00781AC2" w:rsidRDefault="00A5097E" w:rsidP="00F52B3D">
      <w:pPr>
        <w:pStyle w:val="Caption"/>
        <w:jc w:val="center"/>
        <w:rPr>
          <w:rFonts w:ascii="Calibri" w:hAnsi="Calibri" w:cs="Calibri"/>
        </w:rPr>
      </w:pPr>
      <w:bookmarkStart w:id="17" w:name="_Toc68732839"/>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7</w:t>
      </w:r>
      <w:r w:rsidR="00465849" w:rsidRPr="00781AC2">
        <w:rPr>
          <w:rFonts w:ascii="Calibri" w:hAnsi="Calibri" w:cs="Calibri"/>
          <w:noProof/>
        </w:rPr>
        <w:fldChar w:fldCharType="end"/>
      </w:r>
      <w:r w:rsidRPr="00781AC2">
        <w:rPr>
          <w:rFonts w:ascii="Calibri" w:hAnsi="Calibri" w:cs="Calibri"/>
        </w:rPr>
        <w:t xml:space="preserve"> Accuracy / F1-Score / Sensitivity / Specificity by Model Comparison</w:t>
      </w:r>
      <w:bookmarkEnd w:id="17"/>
    </w:p>
    <w:p w14:paraId="2900CAD5" w14:textId="038118FB" w:rsidR="00A5097E" w:rsidRDefault="00A5097E" w:rsidP="00F52B3D">
      <w:pPr>
        <w:spacing w:after="0"/>
        <w:jc w:val="center"/>
        <w:rPr>
          <w:rFonts w:ascii="Calibri" w:hAnsi="Calibri" w:cs="Calibri"/>
        </w:rPr>
      </w:pPr>
    </w:p>
    <w:p w14:paraId="1E72079A" w14:textId="1E1D4C9E" w:rsidR="00A5097E" w:rsidRPr="00781AC2" w:rsidRDefault="003113AA" w:rsidP="00F52B3D">
      <w:pPr>
        <w:spacing w:after="0"/>
        <w:jc w:val="center"/>
        <w:rPr>
          <w:rFonts w:ascii="Calibri" w:hAnsi="Calibri" w:cs="Calibri"/>
        </w:rPr>
      </w:pPr>
      <w:r w:rsidRPr="00781AC2">
        <w:rPr>
          <w:rFonts w:ascii="Calibri" w:hAnsi="Calibri" w:cs="Calibri"/>
          <w:noProof/>
        </w:rPr>
        <w:lastRenderedPageBreak/>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3316" cy="3329151"/>
                    </a:xfrm>
                    <a:prstGeom prst="rect">
                      <a:avLst/>
                    </a:prstGeom>
                  </pic:spPr>
                </pic:pic>
              </a:graphicData>
            </a:graphic>
          </wp:inline>
        </w:drawing>
      </w:r>
    </w:p>
    <w:p w14:paraId="20678A21" w14:textId="548F6C2D" w:rsidR="00A5097E" w:rsidRPr="008E637E" w:rsidRDefault="00A5097E" w:rsidP="00F52B3D">
      <w:pPr>
        <w:pStyle w:val="Caption"/>
        <w:jc w:val="center"/>
        <w:rPr>
          <w:rFonts w:ascii="Calibri" w:hAnsi="Calibri" w:cs="Calibri"/>
        </w:rPr>
      </w:pPr>
      <w:bookmarkStart w:id="18" w:name="_Toc68732840"/>
      <w:r w:rsidRPr="008E637E">
        <w:rPr>
          <w:rFonts w:ascii="Calibri" w:hAnsi="Calibri" w:cs="Calibri"/>
        </w:rPr>
        <w:t xml:space="preserve">Figure </w:t>
      </w:r>
      <w:r w:rsidR="00465849" w:rsidRPr="008E637E">
        <w:rPr>
          <w:rFonts w:ascii="Calibri" w:hAnsi="Calibri" w:cs="Calibri"/>
        </w:rPr>
        <w:fldChar w:fldCharType="begin"/>
      </w:r>
      <w:r w:rsidR="00465849" w:rsidRPr="008E637E">
        <w:rPr>
          <w:rFonts w:ascii="Calibri" w:hAnsi="Calibri" w:cs="Calibri"/>
        </w:rPr>
        <w:instrText xml:space="preserve"> SEQ Figure \* ARABIC </w:instrText>
      </w:r>
      <w:r w:rsidR="00465849" w:rsidRPr="008E637E">
        <w:rPr>
          <w:rFonts w:ascii="Calibri" w:hAnsi="Calibri" w:cs="Calibri"/>
        </w:rPr>
        <w:fldChar w:fldCharType="separate"/>
      </w:r>
      <w:r w:rsidR="008E637E">
        <w:rPr>
          <w:rFonts w:ascii="Calibri" w:hAnsi="Calibri" w:cs="Calibri"/>
          <w:noProof/>
        </w:rPr>
        <w:t>8</w:t>
      </w:r>
      <w:r w:rsidR="00465849" w:rsidRPr="008E637E">
        <w:rPr>
          <w:rFonts w:ascii="Calibri" w:hAnsi="Calibri" w:cs="Calibri"/>
          <w:noProof/>
        </w:rPr>
        <w:fldChar w:fldCharType="end"/>
      </w:r>
      <w:r w:rsidRPr="008E637E">
        <w:rPr>
          <w:rFonts w:ascii="Calibri" w:hAnsi="Calibri" w:cs="Calibri"/>
        </w:rPr>
        <w:t xml:space="preserve"> Feature Importance by Model</w:t>
      </w:r>
      <w:bookmarkEnd w:id="18"/>
    </w:p>
    <w:p w14:paraId="3F8F55E2" w14:textId="4BF570D7" w:rsidR="008E637E" w:rsidRDefault="008E637E">
      <w:pPr>
        <w:rPr>
          <w:rFonts w:ascii="Calibri" w:hAnsi="Calibri" w:cs="Calibri"/>
          <w:sz w:val="22"/>
          <w:szCs w:val="22"/>
        </w:rPr>
      </w:pPr>
      <w:r>
        <w:rPr>
          <w:rFonts w:ascii="Calibri" w:hAnsi="Calibri" w:cs="Calibri"/>
          <w:sz w:val="22"/>
          <w:szCs w:val="22"/>
        </w:rPr>
        <w:br w:type="page"/>
      </w:r>
    </w:p>
    <w:p w14:paraId="21F6C026" w14:textId="77777777" w:rsidR="00065E5B" w:rsidRPr="00245E71" w:rsidRDefault="00065E5B" w:rsidP="00F52B3D">
      <w:pPr>
        <w:rPr>
          <w:rFonts w:ascii="Calibri" w:hAnsi="Calibri" w:cs="Calibri"/>
          <w:sz w:val="22"/>
          <w:szCs w:val="22"/>
        </w:rPr>
      </w:pPr>
    </w:p>
    <w:p w14:paraId="7D6D9A0A" w14:textId="77777777" w:rsidR="00FC4E55" w:rsidRPr="00245E71" w:rsidRDefault="00FC4E55" w:rsidP="00F52B3D">
      <w:pPr>
        <w:pStyle w:val="Heading3"/>
        <w:rPr>
          <w:rFonts w:ascii="Calibri" w:hAnsi="Calibri" w:cs="Calibri"/>
          <w:sz w:val="22"/>
          <w:szCs w:val="22"/>
        </w:rPr>
      </w:pPr>
      <w:bookmarkStart w:id="19" w:name="_Toc68732823"/>
      <w:r w:rsidRPr="00245E71">
        <w:rPr>
          <w:rFonts w:ascii="Calibri" w:hAnsi="Calibri" w:cs="Calibri"/>
          <w:sz w:val="22"/>
          <w:szCs w:val="22"/>
        </w:rPr>
        <w:t>Phase 2: Player Selection</w:t>
      </w:r>
      <w:bookmarkEnd w:id="19"/>
    </w:p>
    <w:p w14:paraId="627A6F58" w14:textId="19185A37" w:rsidR="00691BE5" w:rsidRPr="00781AC2" w:rsidRDefault="00194AFD" w:rsidP="00F52B3D">
      <w:pPr>
        <w:spacing w:after="0"/>
        <w:rPr>
          <w:rFonts w:ascii="Calibri" w:hAnsi="Calibri" w:cs="Calibri"/>
          <w:sz w:val="22"/>
          <w:szCs w:val="22"/>
        </w:rPr>
      </w:pPr>
      <w:r>
        <w:rPr>
          <w:noProof/>
        </w:rPr>
        <w:drawing>
          <wp:inline distT="0" distB="0" distL="0" distR="0" wp14:anchorId="2565AB19" wp14:editId="5649BCEE">
            <wp:extent cx="5933440" cy="2848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848610"/>
                    </a:xfrm>
                    <a:prstGeom prst="rect">
                      <a:avLst/>
                    </a:prstGeom>
                    <a:noFill/>
                    <a:ln>
                      <a:noFill/>
                    </a:ln>
                  </pic:spPr>
                </pic:pic>
              </a:graphicData>
            </a:graphic>
          </wp:inline>
        </w:drawing>
      </w:r>
    </w:p>
    <w:p w14:paraId="043A9A12" w14:textId="70653CF6" w:rsidR="00232648" w:rsidRPr="00781AC2" w:rsidRDefault="00232648" w:rsidP="00F52B3D">
      <w:pPr>
        <w:pStyle w:val="Caption"/>
        <w:jc w:val="center"/>
        <w:rPr>
          <w:rFonts w:ascii="Calibri" w:hAnsi="Calibri" w:cs="Calibri"/>
          <w:sz w:val="22"/>
          <w:szCs w:val="22"/>
        </w:rPr>
      </w:pPr>
      <w:bookmarkStart w:id="20" w:name="_Toc68732841"/>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9</w:t>
      </w:r>
      <w:r w:rsidR="00465849" w:rsidRPr="00781AC2">
        <w:rPr>
          <w:rFonts w:ascii="Calibri" w:hAnsi="Calibri" w:cs="Calibri"/>
          <w:noProof/>
        </w:rPr>
        <w:fldChar w:fldCharType="end"/>
      </w:r>
      <w:r w:rsidRPr="00781AC2">
        <w:rPr>
          <w:rFonts w:ascii="Calibri" w:hAnsi="Calibri" w:cs="Calibri"/>
        </w:rPr>
        <w:t xml:space="preserve"> Process for Phase 2: Player Selection</w:t>
      </w:r>
      <w:bookmarkEnd w:id="20"/>
    </w:p>
    <w:p w14:paraId="57E5F380" w14:textId="2BBB5350" w:rsidR="00073D89" w:rsidRPr="00781AC2" w:rsidRDefault="00073D89" w:rsidP="00F52B3D">
      <w:pPr>
        <w:spacing w:after="0"/>
        <w:rPr>
          <w:rFonts w:ascii="Calibri" w:hAnsi="Calibri" w:cs="Calibri"/>
          <w:sz w:val="22"/>
          <w:szCs w:val="22"/>
        </w:rPr>
      </w:pPr>
    </w:p>
    <w:p w14:paraId="713B1608" w14:textId="7F02B65F"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 xml:space="preserve">In preparation for showing </w:t>
      </w:r>
      <w:r w:rsidR="00E63E0F">
        <w:rPr>
          <w:rFonts w:ascii="Calibri" w:hAnsi="Calibri" w:cs="Calibri"/>
          <w:sz w:val="22"/>
          <w:szCs w:val="22"/>
        </w:rPr>
        <w:t>t</w:t>
      </w:r>
      <w:r w:rsidRPr="00781AC2">
        <w:rPr>
          <w:rFonts w:ascii="Calibri" w:hAnsi="Calibri" w:cs="Calibri"/>
          <w:sz w:val="22"/>
          <w:szCs w:val="22"/>
        </w:rPr>
        <w:t xml:space="preserve">eam </w:t>
      </w:r>
      <w:r w:rsidR="00E63E0F">
        <w:rPr>
          <w:rFonts w:ascii="Calibri" w:hAnsi="Calibri" w:cs="Calibri"/>
          <w:sz w:val="22"/>
          <w:szCs w:val="22"/>
        </w:rPr>
        <w:t>w</w:t>
      </w:r>
      <w:r w:rsidRPr="00781AC2">
        <w:rPr>
          <w:rFonts w:ascii="Calibri" w:hAnsi="Calibri" w:cs="Calibri"/>
          <w:sz w:val="22"/>
          <w:szCs w:val="22"/>
        </w:rPr>
        <w:t xml:space="preserve">in improvements, the transformed data from Phase 1 </w:t>
      </w:r>
      <w:r w:rsidR="00E63E0F">
        <w:rPr>
          <w:rFonts w:ascii="Calibri" w:hAnsi="Calibri" w:cs="Calibri"/>
          <w:sz w:val="22"/>
          <w:szCs w:val="22"/>
        </w:rPr>
        <w:t xml:space="preserve">was </w:t>
      </w:r>
      <w:r w:rsidRPr="00781AC2">
        <w:rPr>
          <w:rFonts w:ascii="Calibri" w:hAnsi="Calibri" w:cs="Calibri"/>
          <w:sz w:val="22"/>
          <w:szCs w:val="22"/>
        </w:rPr>
        <w:t>aggregated by the team/game level for the entire dataset (EDS file) and for one regular season (ORS file based on 2019-2020).</w:t>
      </w:r>
      <w:r w:rsidR="005A0D82" w:rsidRPr="00781AC2">
        <w:rPr>
          <w:rFonts w:ascii="Calibri" w:hAnsi="Calibri" w:cs="Calibri"/>
          <w:sz w:val="22"/>
          <w:szCs w:val="22"/>
        </w:rPr>
        <w:t xml:space="preserve"> The ED</w:t>
      </w:r>
      <w:r w:rsidR="00932BCB" w:rsidRPr="00781AC2">
        <w:rPr>
          <w:rFonts w:ascii="Calibri" w:hAnsi="Calibri" w:cs="Calibri"/>
          <w:sz w:val="22"/>
          <w:szCs w:val="22"/>
        </w:rPr>
        <w:t>S</w:t>
      </w:r>
      <w:r w:rsidR="005A0D82" w:rsidRPr="00781AC2">
        <w:rPr>
          <w:rFonts w:ascii="Calibri" w:hAnsi="Calibri" w:cs="Calibri"/>
          <w:sz w:val="22"/>
          <w:szCs w:val="22"/>
        </w:rPr>
        <w:t xml:space="preserve"> file was processed in </w:t>
      </w:r>
      <w:r w:rsidR="00E63E0F">
        <w:rPr>
          <w:rFonts w:ascii="Calibri" w:hAnsi="Calibri" w:cs="Calibri"/>
          <w:sz w:val="22"/>
          <w:szCs w:val="22"/>
        </w:rPr>
        <w:t>a</w:t>
      </w:r>
      <w:r w:rsidR="005A0D82" w:rsidRPr="00781AC2">
        <w:rPr>
          <w:rFonts w:ascii="Calibri" w:hAnsi="Calibri" w:cs="Calibri"/>
          <w:sz w:val="22"/>
          <w:szCs w:val="22"/>
        </w:rPr>
        <w:t xml:space="preserve"> s</w:t>
      </w:r>
      <w:r w:rsidR="00E63E0F">
        <w:rPr>
          <w:rFonts w:ascii="Calibri" w:hAnsi="Calibri" w:cs="Calibri"/>
          <w:sz w:val="22"/>
          <w:szCs w:val="22"/>
        </w:rPr>
        <w:t>imilar way</w:t>
      </w:r>
      <w:r w:rsidR="005A0D82" w:rsidRPr="00781AC2">
        <w:rPr>
          <w:rFonts w:ascii="Calibri" w:hAnsi="Calibri" w:cs="Calibri"/>
          <w:sz w:val="22"/>
          <w:szCs w:val="22"/>
        </w:rPr>
        <w:t xml:space="preserve"> </w:t>
      </w:r>
      <w:r w:rsidRPr="00781AC2">
        <w:rPr>
          <w:rFonts w:ascii="Calibri" w:hAnsi="Calibri" w:cs="Calibri"/>
          <w:sz w:val="22"/>
          <w:szCs w:val="22"/>
        </w:rPr>
        <w:t>as the</w:t>
      </w:r>
      <w:r w:rsidR="005A0D82" w:rsidRPr="00781AC2">
        <w:rPr>
          <w:rFonts w:ascii="Calibri" w:hAnsi="Calibri" w:cs="Calibri"/>
          <w:sz w:val="22"/>
          <w:szCs w:val="22"/>
        </w:rPr>
        <w:t xml:space="preserve"> initial Player</w:t>
      </w:r>
      <w:r w:rsidR="00C36D6A" w:rsidRPr="00781AC2">
        <w:rPr>
          <w:rFonts w:ascii="Calibri" w:hAnsi="Calibri" w:cs="Calibri"/>
          <w:sz w:val="22"/>
          <w:szCs w:val="22"/>
        </w:rPr>
        <w:t>Game</w:t>
      </w:r>
      <w:r w:rsidR="005A0D82" w:rsidRPr="00781AC2">
        <w:rPr>
          <w:rFonts w:ascii="Calibri" w:hAnsi="Calibri" w:cs="Calibri"/>
          <w:sz w:val="22"/>
          <w:szCs w:val="22"/>
        </w:rPr>
        <w:t>Log</w:t>
      </w:r>
      <w:r w:rsidR="00C36D6A" w:rsidRPr="00781AC2">
        <w:rPr>
          <w:rFonts w:ascii="Calibri" w:hAnsi="Calibri" w:cs="Calibri"/>
          <w:sz w:val="22"/>
          <w:szCs w:val="22"/>
        </w:rPr>
        <w:t>s d</w:t>
      </w:r>
      <w:r w:rsidR="005A0D82" w:rsidRPr="00781AC2">
        <w:rPr>
          <w:rFonts w:ascii="Calibri" w:hAnsi="Calibri" w:cs="Calibri"/>
          <w:sz w:val="22"/>
          <w:szCs w:val="22"/>
        </w:rPr>
        <w:t xml:space="preserve">ata </w:t>
      </w:r>
      <w:r w:rsidR="00C36D6A" w:rsidRPr="00781AC2">
        <w:rPr>
          <w:rFonts w:ascii="Calibri" w:hAnsi="Calibri" w:cs="Calibri"/>
          <w:sz w:val="22"/>
          <w:szCs w:val="22"/>
        </w:rPr>
        <w:t>where we only focused on</w:t>
      </w:r>
      <w:r w:rsidR="005A0D82" w:rsidRPr="00781AC2">
        <w:rPr>
          <w:rFonts w:ascii="Calibri" w:hAnsi="Calibri" w:cs="Calibri"/>
          <w:sz w:val="22"/>
          <w:szCs w:val="22"/>
        </w:rPr>
        <w:t xml:space="preserve"> the Random Forest </w:t>
      </w:r>
      <w:r w:rsidR="002C4438" w:rsidRPr="00781AC2">
        <w:rPr>
          <w:rFonts w:ascii="Calibri" w:hAnsi="Calibri" w:cs="Calibri"/>
          <w:sz w:val="22"/>
          <w:szCs w:val="22"/>
        </w:rPr>
        <w:t xml:space="preserve">to develop our </w:t>
      </w:r>
      <w:r w:rsidR="00E63E0F">
        <w:rPr>
          <w:rFonts w:ascii="Calibri" w:hAnsi="Calibri" w:cs="Calibri"/>
          <w:sz w:val="22"/>
          <w:szCs w:val="22"/>
        </w:rPr>
        <w:t>t</w:t>
      </w:r>
      <w:r w:rsidR="00932BCB" w:rsidRPr="00781AC2">
        <w:rPr>
          <w:rFonts w:ascii="Calibri" w:hAnsi="Calibri" w:cs="Calibri"/>
          <w:sz w:val="22"/>
          <w:szCs w:val="22"/>
        </w:rPr>
        <w:t xml:space="preserve">eam </w:t>
      </w:r>
      <w:r w:rsidR="00E63E0F">
        <w:rPr>
          <w:rFonts w:ascii="Calibri" w:hAnsi="Calibri" w:cs="Calibri"/>
          <w:sz w:val="22"/>
          <w:szCs w:val="22"/>
        </w:rPr>
        <w:t>w</w:t>
      </w:r>
      <w:r w:rsidR="00932BCB" w:rsidRPr="00781AC2">
        <w:rPr>
          <w:rFonts w:ascii="Calibri" w:hAnsi="Calibri" w:cs="Calibri"/>
          <w:sz w:val="22"/>
          <w:szCs w:val="22"/>
        </w:rPr>
        <w:t xml:space="preserve">ins </w:t>
      </w:r>
      <w:r w:rsidR="00E63E0F">
        <w:rPr>
          <w:rFonts w:ascii="Calibri" w:hAnsi="Calibri" w:cs="Calibri"/>
          <w:sz w:val="22"/>
          <w:szCs w:val="22"/>
        </w:rPr>
        <w:t>p</w:t>
      </w:r>
      <w:r w:rsidR="00C36D6A" w:rsidRPr="00781AC2">
        <w:rPr>
          <w:rFonts w:ascii="Calibri" w:hAnsi="Calibri" w:cs="Calibri"/>
          <w:sz w:val="22"/>
          <w:szCs w:val="22"/>
        </w:rPr>
        <w:t xml:space="preserve">rediction </w:t>
      </w:r>
      <w:r w:rsidR="002C4438" w:rsidRPr="00781AC2">
        <w:rPr>
          <w:rFonts w:ascii="Calibri" w:hAnsi="Calibri" w:cs="Calibri"/>
          <w:sz w:val="22"/>
          <w:szCs w:val="22"/>
        </w:rPr>
        <w:t>m</w:t>
      </w:r>
      <w:r w:rsidR="005A0D82" w:rsidRPr="00781AC2">
        <w:rPr>
          <w:rFonts w:ascii="Calibri" w:hAnsi="Calibri" w:cs="Calibri"/>
          <w:sz w:val="22"/>
          <w:szCs w:val="22"/>
        </w:rPr>
        <w:t>odel</w:t>
      </w:r>
      <w:r w:rsidR="00FC0498" w:rsidRPr="00781AC2">
        <w:rPr>
          <w:rFonts w:ascii="Calibri" w:hAnsi="Calibri" w:cs="Calibri"/>
          <w:sz w:val="22"/>
          <w:szCs w:val="22"/>
        </w:rPr>
        <w:t xml:space="preserve">. Following are the model results. </w:t>
      </w:r>
    </w:p>
    <w:p w14:paraId="6A3FD006" w14:textId="2D1C586A" w:rsidR="00DB4B00" w:rsidRPr="00781AC2" w:rsidRDefault="00DB4B00" w:rsidP="00F52B3D">
      <w:pPr>
        <w:spacing w:after="0"/>
        <w:rPr>
          <w:rFonts w:ascii="Calibri" w:hAnsi="Calibri" w:cs="Calibri"/>
          <w:sz w:val="22"/>
          <w:szCs w:val="22"/>
        </w:rPr>
      </w:pPr>
    </w:p>
    <w:tbl>
      <w:tblPr>
        <w:tblW w:w="2560" w:type="dxa"/>
        <w:jc w:val="center"/>
        <w:tblLook w:val="04A0" w:firstRow="1" w:lastRow="0" w:firstColumn="1" w:lastColumn="0" w:noHBand="0" w:noVBand="1"/>
      </w:tblPr>
      <w:tblGrid>
        <w:gridCol w:w="1600"/>
        <w:gridCol w:w="960"/>
      </w:tblGrid>
      <w:tr w:rsidR="00FC0498" w:rsidRPr="00781AC2"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95.1%</w:t>
            </w:r>
          </w:p>
        </w:tc>
      </w:tr>
      <w:tr w:rsidR="00FC0498" w:rsidRPr="00781AC2"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97.1%</w:t>
            </w:r>
          </w:p>
        </w:tc>
      </w:tr>
    </w:tbl>
    <w:p w14:paraId="33789301" w14:textId="725DFA30" w:rsidR="00DB4B00" w:rsidRPr="00781AC2" w:rsidRDefault="008E637E" w:rsidP="008E637E">
      <w:pPr>
        <w:pStyle w:val="Caption"/>
        <w:jc w:val="center"/>
        <w:rPr>
          <w:rFonts w:ascii="Calibri" w:hAnsi="Calibri" w:cs="Calibri"/>
          <w:sz w:val="22"/>
          <w:szCs w:val="22"/>
        </w:rPr>
      </w:pPr>
      <w:bookmarkStart w:id="21" w:name="_Toc68732842"/>
      <w:r>
        <w:t xml:space="preserve">Figure </w:t>
      </w:r>
      <w:fldSimple w:instr=" SEQ Figure \* ARABIC ">
        <w:r>
          <w:rPr>
            <w:noProof/>
          </w:rPr>
          <w:t>10</w:t>
        </w:r>
      </w:fldSimple>
      <w:r>
        <w:t xml:space="preserve"> </w:t>
      </w:r>
      <w:r w:rsidRPr="00FB0020">
        <w:t>Team Wins Prediction Model Performance</w:t>
      </w:r>
      <w:bookmarkEnd w:id="21"/>
    </w:p>
    <w:p w14:paraId="77C0CA68" w14:textId="77777777" w:rsidR="00DB4B00" w:rsidRPr="00781AC2" w:rsidRDefault="00DB4B00" w:rsidP="00F52B3D">
      <w:pPr>
        <w:spacing w:after="0"/>
        <w:rPr>
          <w:rFonts w:ascii="Calibri" w:hAnsi="Calibri" w:cs="Calibri"/>
          <w:sz w:val="22"/>
          <w:szCs w:val="22"/>
        </w:rPr>
      </w:pPr>
    </w:p>
    <w:p w14:paraId="4CC7DEAD" w14:textId="09B8693F"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We adjusted t</w:t>
      </w:r>
      <w:r w:rsidR="005A0D82" w:rsidRPr="00781AC2">
        <w:rPr>
          <w:rFonts w:ascii="Calibri" w:hAnsi="Calibri" w:cs="Calibri"/>
          <w:sz w:val="22"/>
          <w:szCs w:val="22"/>
        </w:rPr>
        <w:t xml:space="preserve">he ORS file to remove 3 </w:t>
      </w:r>
      <w:r w:rsidRPr="00781AC2">
        <w:rPr>
          <w:rFonts w:ascii="Calibri" w:hAnsi="Calibri" w:cs="Calibri"/>
          <w:sz w:val="22"/>
          <w:szCs w:val="22"/>
        </w:rPr>
        <w:t xml:space="preserve">underperforming </w:t>
      </w:r>
      <w:r w:rsidR="005A0D82" w:rsidRPr="00781AC2">
        <w:rPr>
          <w:rFonts w:ascii="Calibri" w:hAnsi="Calibri" w:cs="Calibri"/>
          <w:sz w:val="22"/>
          <w:szCs w:val="22"/>
        </w:rPr>
        <w:t>T</w:t>
      </w:r>
      <w:r w:rsidRPr="00781AC2">
        <w:rPr>
          <w:rFonts w:ascii="Calibri" w:hAnsi="Calibri" w:cs="Calibri"/>
          <w:sz w:val="22"/>
          <w:szCs w:val="22"/>
        </w:rPr>
        <w:t>OR</w:t>
      </w:r>
      <w:r w:rsidR="005A0D82" w:rsidRPr="00781AC2">
        <w:rPr>
          <w:rFonts w:ascii="Calibri" w:hAnsi="Calibri" w:cs="Calibri"/>
          <w:sz w:val="22"/>
          <w:szCs w:val="22"/>
        </w:rPr>
        <w:t xml:space="preserve"> players with selected 3 potential </w:t>
      </w:r>
      <w:r w:rsidRPr="00781AC2">
        <w:rPr>
          <w:rFonts w:ascii="Calibri" w:hAnsi="Calibri" w:cs="Calibri"/>
          <w:sz w:val="22"/>
          <w:szCs w:val="22"/>
        </w:rPr>
        <w:t>N</w:t>
      </w:r>
      <w:r w:rsidR="005A0D82" w:rsidRPr="00781AC2">
        <w:rPr>
          <w:rFonts w:ascii="Calibri" w:hAnsi="Calibri" w:cs="Calibri"/>
          <w:sz w:val="22"/>
          <w:szCs w:val="22"/>
        </w:rPr>
        <w:t>on-T</w:t>
      </w:r>
      <w:r w:rsidRPr="00781AC2">
        <w:rPr>
          <w:rFonts w:ascii="Calibri" w:hAnsi="Calibri" w:cs="Calibri"/>
          <w:sz w:val="22"/>
          <w:szCs w:val="22"/>
        </w:rPr>
        <w:t>OR</w:t>
      </w:r>
      <w:r w:rsidR="005A0D82" w:rsidRPr="00781AC2">
        <w:rPr>
          <w:rFonts w:ascii="Calibri" w:hAnsi="Calibri" w:cs="Calibri"/>
          <w:sz w:val="22"/>
          <w:szCs w:val="22"/>
        </w:rPr>
        <w:t xml:space="preserve"> players based on PLUS_MINUS, PIE, PER, and Salary criteria</w:t>
      </w:r>
      <w:r w:rsidRPr="00781AC2">
        <w:rPr>
          <w:rFonts w:ascii="Calibri" w:hAnsi="Calibri" w:cs="Calibri"/>
          <w:sz w:val="22"/>
          <w:szCs w:val="22"/>
        </w:rPr>
        <w:t>.</w:t>
      </w:r>
      <w:r w:rsidR="00C36D6A" w:rsidRPr="00781AC2">
        <w:rPr>
          <w:rFonts w:ascii="Calibri" w:hAnsi="Calibri" w:cs="Calibri"/>
          <w:sz w:val="22"/>
          <w:szCs w:val="22"/>
        </w:rPr>
        <w:t xml:space="preserve"> (Figure </w:t>
      </w:r>
      <w:r w:rsidR="00553875">
        <w:rPr>
          <w:rFonts w:ascii="Calibri" w:hAnsi="Calibri" w:cs="Calibri"/>
          <w:sz w:val="22"/>
          <w:szCs w:val="22"/>
        </w:rPr>
        <w:t>11</w:t>
      </w:r>
      <w:r w:rsidR="00C36D6A" w:rsidRPr="00781AC2">
        <w:rPr>
          <w:rFonts w:ascii="Calibri" w:hAnsi="Calibri" w:cs="Calibri"/>
          <w:sz w:val="22"/>
          <w:szCs w:val="22"/>
        </w:rPr>
        <w:t>)</w:t>
      </w:r>
      <w:r w:rsidR="005A0D82" w:rsidRPr="00781AC2">
        <w:rPr>
          <w:rFonts w:ascii="Calibri" w:hAnsi="Calibri" w:cs="Calibri"/>
          <w:sz w:val="22"/>
          <w:szCs w:val="22"/>
        </w:rPr>
        <w:t xml:space="preserve"> </w:t>
      </w:r>
    </w:p>
    <w:p w14:paraId="58B01222" w14:textId="0717F9AC" w:rsidR="00C36D6A" w:rsidRPr="00781AC2" w:rsidRDefault="00C4703D" w:rsidP="00F52B3D">
      <w:pPr>
        <w:spacing w:after="0"/>
        <w:rPr>
          <w:rFonts w:ascii="Calibri" w:hAnsi="Calibri" w:cs="Calibri"/>
          <w:sz w:val="22"/>
          <w:szCs w:val="22"/>
        </w:rPr>
      </w:pPr>
      <w:r w:rsidRPr="00781AC2">
        <w:rPr>
          <w:rFonts w:ascii="Calibri" w:hAnsi="Calibri" w:cs="Calibri"/>
          <w:noProof/>
          <w:sz w:val="22"/>
          <w:szCs w:val="22"/>
        </w:rPr>
        <w:lastRenderedPageBreak/>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6735"/>
                    </a:xfrm>
                    <a:prstGeom prst="rect">
                      <a:avLst/>
                    </a:prstGeom>
                  </pic:spPr>
                </pic:pic>
              </a:graphicData>
            </a:graphic>
          </wp:inline>
        </w:drawing>
      </w:r>
    </w:p>
    <w:p w14:paraId="2B99ADA5" w14:textId="4ECBA3C9" w:rsidR="00C36D6A" w:rsidRPr="00781AC2" w:rsidRDefault="00910D84" w:rsidP="008E637E">
      <w:pPr>
        <w:pStyle w:val="Caption"/>
        <w:jc w:val="center"/>
        <w:rPr>
          <w:rFonts w:ascii="Calibri" w:hAnsi="Calibri" w:cs="Calibri"/>
          <w:sz w:val="22"/>
          <w:szCs w:val="22"/>
        </w:rPr>
      </w:pPr>
      <w:bookmarkStart w:id="22" w:name="_Toc68732843"/>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11</w:t>
      </w:r>
      <w:r w:rsidR="00465849" w:rsidRPr="00781AC2">
        <w:rPr>
          <w:rFonts w:ascii="Calibri" w:hAnsi="Calibri" w:cs="Calibri"/>
          <w:noProof/>
        </w:rPr>
        <w:fldChar w:fldCharType="end"/>
      </w:r>
      <w:r w:rsidRPr="00781AC2">
        <w:rPr>
          <w:rFonts w:ascii="Calibri" w:hAnsi="Calibri" w:cs="Calibri"/>
        </w:rPr>
        <w:t xml:space="preserve"> TOR and Non-TOR Player Average Stats Comparison</w:t>
      </w:r>
      <w:bookmarkEnd w:id="22"/>
    </w:p>
    <w:p w14:paraId="236C78A9" w14:textId="6D701B7A" w:rsidR="00C36D6A" w:rsidRPr="00781AC2" w:rsidRDefault="00C36D6A" w:rsidP="00F52B3D">
      <w:pPr>
        <w:spacing w:after="0"/>
        <w:rPr>
          <w:rFonts w:ascii="Calibri" w:hAnsi="Calibri" w:cs="Calibri"/>
          <w:sz w:val="22"/>
          <w:szCs w:val="22"/>
        </w:rPr>
      </w:pPr>
    </w:p>
    <w:p w14:paraId="76D9C232" w14:textId="3977E72A" w:rsidR="005A0D82" w:rsidRPr="00781AC2" w:rsidRDefault="005A0D82" w:rsidP="00F52B3D">
      <w:pPr>
        <w:spacing w:after="0"/>
        <w:rPr>
          <w:rFonts w:ascii="Calibri" w:hAnsi="Calibri" w:cs="Calibri"/>
          <w:sz w:val="22"/>
          <w:szCs w:val="22"/>
        </w:rPr>
      </w:pPr>
      <w:r w:rsidRPr="00781AC2">
        <w:rPr>
          <w:rFonts w:ascii="Calibri" w:hAnsi="Calibri" w:cs="Calibri"/>
          <w:sz w:val="22"/>
          <w:szCs w:val="22"/>
        </w:rPr>
        <w:t xml:space="preserve">The </w:t>
      </w:r>
      <w:r w:rsidR="002C4438" w:rsidRPr="00781AC2">
        <w:rPr>
          <w:rFonts w:ascii="Calibri" w:hAnsi="Calibri" w:cs="Calibri"/>
          <w:sz w:val="22"/>
          <w:szCs w:val="22"/>
        </w:rPr>
        <w:t>model developed from the ED</w:t>
      </w:r>
      <w:r w:rsidR="00C36D6A" w:rsidRPr="00781AC2">
        <w:rPr>
          <w:rFonts w:ascii="Calibri" w:hAnsi="Calibri" w:cs="Calibri"/>
          <w:sz w:val="22"/>
          <w:szCs w:val="22"/>
        </w:rPr>
        <w:t>S</w:t>
      </w:r>
      <w:r w:rsidR="002C4438" w:rsidRPr="00781AC2">
        <w:rPr>
          <w:rFonts w:ascii="Calibri" w:hAnsi="Calibri" w:cs="Calibri"/>
          <w:sz w:val="22"/>
          <w:szCs w:val="22"/>
        </w:rPr>
        <w:t xml:space="preserve"> file </w:t>
      </w:r>
      <w:r w:rsidR="00910D84" w:rsidRPr="00781AC2">
        <w:rPr>
          <w:rFonts w:ascii="Calibri" w:hAnsi="Calibri" w:cs="Calibri"/>
          <w:sz w:val="22"/>
          <w:szCs w:val="22"/>
        </w:rPr>
        <w:t>was</w:t>
      </w:r>
      <w:r w:rsidR="002C4438" w:rsidRPr="00781AC2">
        <w:rPr>
          <w:rFonts w:ascii="Calibri" w:hAnsi="Calibri" w:cs="Calibri"/>
          <w:sz w:val="22"/>
          <w:szCs w:val="22"/>
        </w:rPr>
        <w:t xml:space="preserve"> applied to predict the Win/Loss (WL) of the modified ORS file. </w:t>
      </w:r>
    </w:p>
    <w:p w14:paraId="732F178B" w14:textId="5CE55D96" w:rsidR="005A0D82" w:rsidRPr="00781AC2" w:rsidRDefault="005A0D82" w:rsidP="00F52B3D">
      <w:pPr>
        <w:spacing w:after="0"/>
        <w:rPr>
          <w:rFonts w:ascii="Calibri" w:hAnsi="Calibri" w:cs="Calibri"/>
          <w:sz w:val="22"/>
          <w:szCs w:val="22"/>
        </w:rPr>
      </w:pPr>
    </w:p>
    <w:p w14:paraId="59D3B462" w14:textId="1BA78F04" w:rsidR="008E637E" w:rsidRDefault="008E637E">
      <w:pPr>
        <w:rPr>
          <w:rFonts w:ascii="Calibri" w:hAnsi="Calibri" w:cs="Calibri"/>
          <w:sz w:val="22"/>
          <w:szCs w:val="22"/>
        </w:rPr>
      </w:pPr>
      <w:r>
        <w:rPr>
          <w:rFonts w:ascii="Calibri" w:hAnsi="Calibri" w:cs="Calibri"/>
          <w:sz w:val="22"/>
          <w:szCs w:val="22"/>
        </w:rPr>
        <w:br w:type="page"/>
      </w:r>
    </w:p>
    <w:p w14:paraId="06264960" w14:textId="77777777" w:rsidR="007E558F" w:rsidRPr="00781AC2" w:rsidRDefault="007E558F" w:rsidP="00F52B3D">
      <w:pPr>
        <w:spacing w:after="0"/>
        <w:jc w:val="center"/>
        <w:rPr>
          <w:rFonts w:ascii="Calibri" w:hAnsi="Calibri" w:cs="Calibri"/>
          <w:sz w:val="22"/>
          <w:szCs w:val="22"/>
        </w:rPr>
      </w:pPr>
    </w:p>
    <w:p w14:paraId="7E55EADA" w14:textId="0A56224B" w:rsidR="009154DF" w:rsidRPr="00781AC2" w:rsidRDefault="00EE4F78" w:rsidP="00F52B3D">
      <w:pPr>
        <w:pStyle w:val="Heading1"/>
        <w:spacing w:before="0"/>
        <w:jc w:val="center"/>
        <w:rPr>
          <w:rFonts w:ascii="Calibri" w:hAnsi="Calibri" w:cs="Calibri"/>
        </w:rPr>
      </w:pPr>
      <w:bookmarkStart w:id="23" w:name="_Toc68732824"/>
      <w:r>
        <w:rPr>
          <w:rFonts w:ascii="Calibri" w:hAnsi="Calibri" w:cs="Calibri"/>
        </w:rPr>
        <w:t>R</w:t>
      </w:r>
      <w:r w:rsidR="009154DF" w:rsidRPr="00781AC2">
        <w:rPr>
          <w:rFonts w:ascii="Calibri" w:hAnsi="Calibri" w:cs="Calibri"/>
        </w:rPr>
        <w:t>esults</w:t>
      </w:r>
      <w:bookmarkEnd w:id="23"/>
    </w:p>
    <w:p w14:paraId="411FA947" w14:textId="5AA0B01D" w:rsidR="009154DF" w:rsidRPr="00781AC2" w:rsidRDefault="009154DF" w:rsidP="00F52B3D">
      <w:pPr>
        <w:spacing w:after="0"/>
        <w:jc w:val="center"/>
        <w:rPr>
          <w:rFonts w:ascii="Calibri" w:hAnsi="Calibri" w:cs="Calibri"/>
        </w:rPr>
      </w:pPr>
    </w:p>
    <w:p w14:paraId="58DF4548" w14:textId="410B992D" w:rsidR="002C4438" w:rsidRDefault="00E63E0F" w:rsidP="00F52B3D">
      <w:pPr>
        <w:rPr>
          <w:rFonts w:ascii="Calibri" w:hAnsi="Calibri" w:cs="Calibri"/>
          <w:sz w:val="22"/>
          <w:szCs w:val="22"/>
        </w:rPr>
      </w:pPr>
      <w:r w:rsidRPr="00E63E0F">
        <w:rPr>
          <w:rFonts w:ascii="Calibri" w:hAnsi="Calibri" w:cs="Calibri"/>
          <w:sz w:val="22"/>
          <w:szCs w:val="22"/>
        </w:rPr>
        <w:t>Our analysis forecasts an improvement of 2</w:t>
      </w:r>
      <w:r>
        <w:rPr>
          <w:rFonts w:ascii="Calibri" w:hAnsi="Calibri" w:cs="Calibri"/>
          <w:sz w:val="22"/>
          <w:szCs w:val="22"/>
        </w:rPr>
        <w:t>3</w:t>
      </w:r>
      <w:r w:rsidRPr="00E63E0F">
        <w:rPr>
          <w:rFonts w:ascii="Calibri" w:hAnsi="Calibri" w:cs="Calibri"/>
          <w:sz w:val="22"/>
          <w:szCs w:val="22"/>
        </w:rPr>
        <w:t>% (12 wins) in a 72-game regular season</w:t>
      </w:r>
    </w:p>
    <w:p w14:paraId="0D39A62C" w14:textId="6EDAC01A" w:rsidR="00705500" w:rsidRPr="00781AC2" w:rsidRDefault="00E82D66" w:rsidP="00F52B3D">
      <w:pPr>
        <w:jc w:val="center"/>
        <w:rPr>
          <w:rFonts w:ascii="Calibri" w:hAnsi="Calibri" w:cs="Calibri"/>
        </w:rPr>
      </w:pPr>
      <w:r w:rsidRPr="00781AC2">
        <w:rPr>
          <w:rFonts w:ascii="Calibri" w:hAnsi="Calibri" w:cs="Calibri"/>
          <w:noProof/>
        </w:rPr>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388" cy="2242196"/>
                    </a:xfrm>
                    <a:prstGeom prst="rect">
                      <a:avLst/>
                    </a:prstGeom>
                  </pic:spPr>
                </pic:pic>
              </a:graphicData>
            </a:graphic>
          </wp:inline>
        </w:drawing>
      </w:r>
    </w:p>
    <w:p w14:paraId="064992F8" w14:textId="715EC991" w:rsidR="008E637E" w:rsidRDefault="008E637E" w:rsidP="008E637E">
      <w:pPr>
        <w:pStyle w:val="Caption"/>
        <w:jc w:val="center"/>
      </w:pPr>
      <w:bookmarkStart w:id="24" w:name="_Toc68732844"/>
      <w:r>
        <w:t xml:space="preserve">Figure </w:t>
      </w:r>
      <w:fldSimple w:instr=" SEQ Figure \* ARABIC ">
        <w:r>
          <w:rPr>
            <w:noProof/>
          </w:rPr>
          <w:t>12</w:t>
        </w:r>
      </w:fldSimple>
      <w:r>
        <w:t xml:space="preserve"> </w:t>
      </w:r>
      <w:r w:rsidRPr="0066681F">
        <w:t>Win Prediction</w:t>
      </w:r>
      <w:bookmarkEnd w:id="24"/>
    </w:p>
    <w:p w14:paraId="7150E48D" w14:textId="475CE611" w:rsidR="00553875" w:rsidRDefault="00553875" w:rsidP="008E637E">
      <w:pPr>
        <w:pStyle w:val="Caption"/>
        <w:jc w:val="center"/>
        <w:rPr>
          <w:rFonts w:ascii="Calibri" w:hAnsi="Calibri" w:cs="Calibri"/>
          <w:noProof/>
        </w:rPr>
      </w:pPr>
    </w:p>
    <w:p w14:paraId="51F2E2EE" w14:textId="684E2B6A" w:rsidR="00553875" w:rsidRPr="00E63E0F" w:rsidRDefault="00553875" w:rsidP="00553875">
      <w:pPr>
        <w:rPr>
          <w:sz w:val="22"/>
          <w:szCs w:val="22"/>
        </w:rPr>
      </w:pPr>
      <w:r w:rsidRPr="00E63E0F">
        <w:rPr>
          <w:sz w:val="22"/>
          <w:szCs w:val="22"/>
        </w:rPr>
        <w:t xml:space="preserve">Further analysis into these 12 wins show an overall improvement in 8 of 10 team statistics. </w:t>
      </w:r>
    </w:p>
    <w:p w14:paraId="33F1B1CB" w14:textId="5C7AE285" w:rsidR="00046D81" w:rsidRPr="00781AC2" w:rsidRDefault="00C4703D" w:rsidP="008E637E">
      <w:pPr>
        <w:pStyle w:val="Caption"/>
        <w:jc w:val="center"/>
        <w:rPr>
          <w:rFonts w:ascii="Calibri" w:hAnsi="Calibri" w:cs="Calibri"/>
        </w:rPr>
      </w:pPr>
      <w:r w:rsidRPr="00781AC2">
        <w:rPr>
          <w:rFonts w:ascii="Calibri" w:hAnsi="Calibri" w:cs="Calibri"/>
          <w:noProof/>
        </w:rPr>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9660"/>
                    </a:xfrm>
                    <a:prstGeom prst="rect">
                      <a:avLst/>
                    </a:prstGeom>
                  </pic:spPr>
                </pic:pic>
              </a:graphicData>
            </a:graphic>
          </wp:inline>
        </w:drawing>
      </w:r>
    </w:p>
    <w:p w14:paraId="2E664418" w14:textId="2A00FAA3" w:rsidR="008762BC" w:rsidRPr="00781AC2" w:rsidRDefault="008E637E" w:rsidP="008E637E">
      <w:pPr>
        <w:pStyle w:val="Caption"/>
        <w:jc w:val="center"/>
        <w:rPr>
          <w:rFonts w:ascii="Calibri" w:hAnsi="Calibri" w:cs="Calibri"/>
        </w:rPr>
      </w:pPr>
      <w:bookmarkStart w:id="25" w:name="_Toc68732845"/>
      <w:r>
        <w:t xml:space="preserve">Figure </w:t>
      </w:r>
      <w:fldSimple w:instr=" SEQ Figure \* ARABIC ">
        <w:r>
          <w:rPr>
            <w:noProof/>
          </w:rPr>
          <w:t>13</w:t>
        </w:r>
      </w:fldSimple>
      <w:r>
        <w:t xml:space="preserve"> </w:t>
      </w:r>
      <w:r w:rsidRPr="003129D0">
        <w:t>Team Performance Improvement</w:t>
      </w:r>
      <w:bookmarkEnd w:id="25"/>
      <w:r w:rsidR="00251105">
        <w:rPr>
          <w:rFonts w:ascii="Calibri" w:hAnsi="Calibri" w:cs="Calibri"/>
        </w:rPr>
        <w:br w:type="page"/>
      </w:r>
    </w:p>
    <w:p w14:paraId="1C7E0D61" w14:textId="77777777" w:rsidR="008854C6" w:rsidRPr="00781AC2" w:rsidRDefault="008854C6" w:rsidP="00F52B3D">
      <w:pPr>
        <w:pStyle w:val="Heading1"/>
        <w:spacing w:before="0"/>
        <w:jc w:val="center"/>
        <w:rPr>
          <w:rFonts w:ascii="Calibri" w:hAnsi="Calibri" w:cs="Calibri"/>
        </w:rPr>
      </w:pPr>
      <w:bookmarkStart w:id="26" w:name="_Toc68732825"/>
      <w:r w:rsidRPr="00781AC2">
        <w:rPr>
          <w:rFonts w:ascii="Calibri" w:hAnsi="Calibri" w:cs="Calibri"/>
        </w:rPr>
        <w:lastRenderedPageBreak/>
        <w:t>Conclusions</w:t>
      </w:r>
      <w:bookmarkEnd w:id="26"/>
    </w:p>
    <w:p w14:paraId="33B4E539" w14:textId="77777777" w:rsidR="008854C6" w:rsidRPr="00781AC2" w:rsidRDefault="008854C6" w:rsidP="00F52B3D">
      <w:pPr>
        <w:pStyle w:val="Heading3"/>
        <w:rPr>
          <w:rFonts w:ascii="Calibri" w:hAnsi="Calibri" w:cs="Calibri"/>
          <w:sz w:val="22"/>
          <w:szCs w:val="22"/>
        </w:rPr>
      </w:pPr>
      <w:bookmarkStart w:id="27" w:name="_Toc68732826"/>
      <w:r w:rsidRPr="00781AC2">
        <w:rPr>
          <w:rFonts w:ascii="Calibri" w:hAnsi="Calibri" w:cs="Calibri"/>
          <w:sz w:val="22"/>
          <w:szCs w:val="22"/>
        </w:rPr>
        <w:t>Recommendations</w:t>
      </w:r>
      <w:bookmarkEnd w:id="27"/>
    </w:p>
    <w:p w14:paraId="2F216E84" w14:textId="5C05038A" w:rsidR="008854C6" w:rsidRPr="00781AC2" w:rsidRDefault="008854C6" w:rsidP="00F52B3D">
      <w:pPr>
        <w:spacing w:after="0"/>
        <w:rPr>
          <w:rFonts w:ascii="Calibri" w:hAnsi="Calibri" w:cs="Calibri"/>
          <w:sz w:val="22"/>
          <w:szCs w:val="22"/>
        </w:rPr>
      </w:pPr>
    </w:p>
    <w:p w14:paraId="6E09CBF9" w14:textId="57716240" w:rsidR="00E63E0F" w:rsidRDefault="00E63E0F"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For improvements to the </w:t>
      </w:r>
      <w:r>
        <w:rPr>
          <w:rFonts w:ascii="Calibri" w:hAnsi="Calibri" w:cs="Calibri"/>
          <w:sz w:val="22"/>
          <w:szCs w:val="22"/>
        </w:rPr>
        <w:t>TOR</w:t>
      </w:r>
      <w:r w:rsidRPr="00781AC2">
        <w:rPr>
          <w:rFonts w:ascii="Calibri" w:hAnsi="Calibri" w:cs="Calibri"/>
          <w:sz w:val="22"/>
          <w:szCs w:val="22"/>
        </w:rPr>
        <w:t xml:space="preserve"> roster</w:t>
      </w:r>
      <w:r>
        <w:rPr>
          <w:rFonts w:ascii="Calibri" w:hAnsi="Calibri" w:cs="Calibri"/>
          <w:sz w:val="22"/>
          <w:szCs w:val="22"/>
        </w:rPr>
        <w:t>,</w:t>
      </w:r>
      <w:r w:rsidRPr="00781AC2">
        <w:rPr>
          <w:rFonts w:ascii="Calibri" w:hAnsi="Calibri" w:cs="Calibri"/>
          <w:sz w:val="22"/>
          <w:szCs w:val="22"/>
        </w:rPr>
        <w:t xml:space="preserve"> the organization is to look at </w:t>
      </w:r>
      <w:r>
        <w:rPr>
          <w:rFonts w:ascii="Calibri" w:hAnsi="Calibri" w:cs="Calibri"/>
          <w:sz w:val="22"/>
          <w:szCs w:val="22"/>
        </w:rPr>
        <w:t>Non-TOR</w:t>
      </w:r>
      <w:r w:rsidRPr="00781AC2">
        <w:rPr>
          <w:rFonts w:ascii="Calibri" w:hAnsi="Calibri" w:cs="Calibri"/>
          <w:sz w:val="22"/>
          <w:szCs w:val="22"/>
        </w:rPr>
        <w:t xml:space="preserve"> players with higher values in PLUS_MINUS, PER, and PIE compared to their current roster. These</w:t>
      </w:r>
      <w:r>
        <w:rPr>
          <w:rFonts w:ascii="Calibri" w:hAnsi="Calibri" w:cs="Calibri"/>
          <w:sz w:val="22"/>
          <w:szCs w:val="22"/>
        </w:rPr>
        <w:t xml:space="preserve"> statistics</w:t>
      </w:r>
      <w:r w:rsidRPr="00781AC2">
        <w:rPr>
          <w:rFonts w:ascii="Calibri" w:hAnsi="Calibri" w:cs="Calibri"/>
          <w:sz w:val="22"/>
          <w:szCs w:val="22"/>
        </w:rPr>
        <w:t xml:space="preserve"> hold potential values in producing team </w:t>
      </w:r>
      <w:r>
        <w:rPr>
          <w:rFonts w:ascii="Calibri" w:hAnsi="Calibri" w:cs="Calibri"/>
          <w:sz w:val="22"/>
          <w:szCs w:val="22"/>
        </w:rPr>
        <w:t>w</w:t>
      </w:r>
      <w:r w:rsidRPr="00781AC2">
        <w:rPr>
          <w:rFonts w:ascii="Calibri" w:hAnsi="Calibri" w:cs="Calibri"/>
          <w:sz w:val="22"/>
          <w:szCs w:val="22"/>
        </w:rPr>
        <w:t>ins and are underutilized by their current teams.</w:t>
      </w:r>
      <w:r w:rsidRPr="00781AC2">
        <w:rPr>
          <w:rStyle w:val="gmaildefault"/>
          <w:rFonts w:ascii="Calibri" w:hAnsi="Calibri" w:cs="Calibri"/>
          <w:sz w:val="22"/>
          <w:szCs w:val="22"/>
        </w:rPr>
        <w:t>​ </w:t>
      </w:r>
    </w:p>
    <w:p w14:paraId="14A9B1EF" w14:textId="4AF452F2" w:rsidR="00FF57BE" w:rsidRPr="00781AC2" w:rsidRDefault="00FF57BE"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Alternatively, Field Goal % (FG_PCT) and 3-pointers </w:t>
      </w:r>
      <w:r w:rsidR="00C4703D" w:rsidRPr="00781AC2">
        <w:rPr>
          <w:rFonts w:ascii="Calibri" w:hAnsi="Calibri" w:cs="Calibri"/>
          <w:sz w:val="22"/>
          <w:szCs w:val="22"/>
        </w:rPr>
        <w:t xml:space="preserve">% </w:t>
      </w:r>
      <w:r w:rsidRPr="00781AC2">
        <w:rPr>
          <w:rFonts w:ascii="Calibri" w:hAnsi="Calibri" w:cs="Calibri"/>
          <w:sz w:val="22"/>
          <w:szCs w:val="22"/>
        </w:rPr>
        <w:t xml:space="preserve">(FG3_PCT) </w:t>
      </w:r>
      <w:r w:rsidR="00C4703D" w:rsidRPr="00781AC2">
        <w:rPr>
          <w:rFonts w:ascii="Calibri" w:hAnsi="Calibri" w:cs="Calibri"/>
          <w:sz w:val="22"/>
          <w:szCs w:val="22"/>
        </w:rPr>
        <w:t xml:space="preserve">are to </w:t>
      </w:r>
      <w:r w:rsidR="00DB4B00" w:rsidRPr="00781AC2">
        <w:rPr>
          <w:rFonts w:ascii="Calibri" w:hAnsi="Calibri" w:cs="Calibri"/>
          <w:sz w:val="22"/>
          <w:szCs w:val="22"/>
        </w:rPr>
        <w:t>look out for player efficiency.</w:t>
      </w:r>
    </w:p>
    <w:p w14:paraId="544A4F47" w14:textId="33163DD5" w:rsidR="00DB4B00"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We recommend players with higher important feature values than the average TOR player and a salary below the average of </w:t>
      </w:r>
      <w:r w:rsidR="00C23634">
        <w:rPr>
          <w:rFonts w:ascii="Calibri" w:hAnsi="Calibri" w:cs="Calibri"/>
          <w:sz w:val="22"/>
          <w:szCs w:val="22"/>
        </w:rPr>
        <w:t xml:space="preserve">a </w:t>
      </w:r>
      <w:r w:rsidRPr="00781AC2">
        <w:rPr>
          <w:rFonts w:ascii="Calibri" w:hAnsi="Calibri" w:cs="Calibri"/>
          <w:sz w:val="22"/>
          <w:szCs w:val="22"/>
        </w:rPr>
        <w:t>TOR player.</w:t>
      </w:r>
    </w:p>
    <w:p w14:paraId="20D1FCFB" w14:textId="112282C7" w:rsidR="00D90D4B"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There </w:t>
      </w:r>
      <w:r w:rsidR="00952677" w:rsidRPr="00781AC2">
        <w:rPr>
          <w:rFonts w:ascii="Calibri" w:hAnsi="Calibri" w:cs="Calibri"/>
          <w:sz w:val="22"/>
          <w:szCs w:val="22"/>
        </w:rPr>
        <w:t>is an</w:t>
      </w:r>
      <w:r w:rsidRPr="00781AC2">
        <w:rPr>
          <w:rFonts w:ascii="Calibri" w:hAnsi="Calibri" w:cs="Calibri"/>
          <w:sz w:val="22"/>
          <w:szCs w:val="22"/>
        </w:rPr>
        <w:t xml:space="preserve"> evidence of underutilization of a selected TOR player (</w:t>
      </w:r>
      <w:r w:rsidR="00E63E0F">
        <w:rPr>
          <w:rFonts w:ascii="Calibri" w:hAnsi="Calibri" w:cs="Calibri"/>
          <w:sz w:val="22"/>
          <w:szCs w:val="22"/>
        </w:rPr>
        <w:t xml:space="preserve">Shamorie </w:t>
      </w:r>
      <w:r w:rsidRPr="00781AC2">
        <w:rPr>
          <w:rFonts w:ascii="Calibri" w:hAnsi="Calibri" w:cs="Calibri"/>
          <w:sz w:val="22"/>
          <w:szCs w:val="22"/>
        </w:rPr>
        <w:t xml:space="preserve">Ponds). </w:t>
      </w:r>
      <w:r w:rsidR="00952677" w:rsidRPr="00781AC2">
        <w:rPr>
          <w:rFonts w:ascii="Calibri" w:hAnsi="Calibri" w:cs="Calibri"/>
          <w:sz w:val="22"/>
          <w:szCs w:val="22"/>
        </w:rPr>
        <w:t xml:space="preserve">We advocate exploring his utilization or replacing him. </w:t>
      </w:r>
    </w:p>
    <w:p w14:paraId="4F4342D4" w14:textId="1A2311DA" w:rsidR="00952677" w:rsidRPr="00781AC2" w:rsidRDefault="00952677" w:rsidP="00F52B3D">
      <w:pPr>
        <w:spacing w:after="0"/>
        <w:rPr>
          <w:rFonts w:ascii="Calibri" w:hAnsi="Calibri" w:cs="Calibri"/>
          <w:sz w:val="22"/>
          <w:szCs w:val="22"/>
        </w:rPr>
      </w:pPr>
    </w:p>
    <w:p w14:paraId="4E70A6DF" w14:textId="4765AE8F" w:rsidR="00952677" w:rsidRPr="00781AC2" w:rsidRDefault="008762BC" w:rsidP="00F52B3D">
      <w:pPr>
        <w:spacing w:after="0"/>
        <w:rPr>
          <w:rFonts w:ascii="Calibri" w:hAnsi="Calibri" w:cs="Calibri"/>
          <w:sz w:val="22"/>
          <w:szCs w:val="22"/>
        </w:rPr>
      </w:pPr>
      <w:r w:rsidRPr="00781AC2">
        <w:rPr>
          <w:rFonts w:ascii="Calibri" w:hAnsi="Calibri" w:cs="Calibri"/>
          <w:noProof/>
          <w:sz w:val="22"/>
          <w:szCs w:val="22"/>
        </w:rPr>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03BB65F2" w:rsidR="00952677" w:rsidRPr="00781AC2" w:rsidRDefault="008E637E" w:rsidP="008E637E">
      <w:pPr>
        <w:pStyle w:val="Caption"/>
        <w:jc w:val="center"/>
        <w:rPr>
          <w:rFonts w:ascii="Calibri" w:hAnsi="Calibri" w:cs="Calibri"/>
          <w:sz w:val="22"/>
          <w:szCs w:val="22"/>
        </w:rPr>
      </w:pPr>
      <w:bookmarkStart w:id="28" w:name="_Toc68732846"/>
      <w:r>
        <w:t xml:space="preserve">Figure </w:t>
      </w:r>
      <w:fldSimple w:instr=" SEQ Figure \* ARABIC ">
        <w:r>
          <w:rPr>
            <w:noProof/>
          </w:rPr>
          <w:t>14</w:t>
        </w:r>
      </w:fldSimple>
      <w:r>
        <w:t xml:space="preserve"> TOR / Non-TOR Player Selection</w:t>
      </w:r>
      <w:bookmarkEnd w:id="28"/>
    </w:p>
    <w:p w14:paraId="7145F795" w14:textId="10B899C8" w:rsidR="008854C6" w:rsidRPr="00781AC2" w:rsidRDefault="008854C6" w:rsidP="00F52B3D">
      <w:pPr>
        <w:pStyle w:val="Heading3"/>
        <w:rPr>
          <w:rFonts w:ascii="Calibri" w:hAnsi="Calibri" w:cs="Calibri"/>
          <w:sz w:val="22"/>
          <w:szCs w:val="22"/>
        </w:rPr>
      </w:pPr>
      <w:bookmarkStart w:id="29" w:name="_Toc68732827"/>
      <w:r w:rsidRPr="00781AC2">
        <w:rPr>
          <w:rFonts w:ascii="Calibri" w:hAnsi="Calibri" w:cs="Calibri"/>
          <w:sz w:val="22"/>
          <w:szCs w:val="22"/>
        </w:rPr>
        <w:lastRenderedPageBreak/>
        <w:t>Limitations</w:t>
      </w:r>
      <w:bookmarkEnd w:id="29"/>
    </w:p>
    <w:p w14:paraId="1CF62C5A" w14:textId="77777777" w:rsidR="009578C9" w:rsidRDefault="009578C9" w:rsidP="00F52B3D">
      <w:pPr>
        <w:spacing w:after="0"/>
        <w:rPr>
          <w:rFonts w:ascii="Calibri" w:hAnsi="Calibri" w:cs="Calibri"/>
          <w:sz w:val="22"/>
          <w:szCs w:val="22"/>
        </w:rPr>
      </w:pPr>
    </w:p>
    <w:p w14:paraId="563B9187" w14:textId="71491D4E" w:rsidR="008854C6" w:rsidRPr="00781AC2" w:rsidRDefault="008854C6" w:rsidP="00F52B3D">
      <w:pPr>
        <w:spacing w:after="0"/>
        <w:rPr>
          <w:rFonts w:ascii="Calibri" w:hAnsi="Calibri" w:cs="Calibri"/>
          <w:sz w:val="22"/>
          <w:szCs w:val="22"/>
        </w:rPr>
      </w:pPr>
      <w:r w:rsidRPr="00781AC2">
        <w:rPr>
          <w:rFonts w:ascii="Calibri" w:hAnsi="Calibri" w:cs="Calibri"/>
          <w:sz w:val="22"/>
          <w:szCs w:val="22"/>
        </w:rPr>
        <w:t xml:space="preserve">This analysis is limited to Toronto Raptors only. As the teams change, the </w:t>
      </w:r>
      <w:r w:rsidR="008762BC" w:rsidRPr="00781AC2">
        <w:rPr>
          <w:rFonts w:ascii="Calibri" w:hAnsi="Calibri" w:cs="Calibri"/>
          <w:sz w:val="22"/>
          <w:szCs w:val="22"/>
        </w:rPr>
        <w:t xml:space="preserve">important </w:t>
      </w:r>
      <w:r w:rsidRPr="00781AC2">
        <w:rPr>
          <w:rFonts w:ascii="Calibri" w:hAnsi="Calibri" w:cs="Calibri"/>
          <w:sz w:val="22"/>
          <w:szCs w:val="22"/>
        </w:rPr>
        <w:t>feature</w:t>
      </w:r>
      <w:r w:rsidR="008762BC" w:rsidRPr="00781AC2">
        <w:rPr>
          <w:rFonts w:ascii="Calibri" w:hAnsi="Calibri" w:cs="Calibri"/>
          <w:sz w:val="22"/>
          <w:szCs w:val="22"/>
        </w:rPr>
        <w:t>s</w:t>
      </w:r>
      <w:r w:rsidRPr="00781AC2">
        <w:rPr>
          <w:rFonts w:ascii="Calibri" w:hAnsi="Calibri" w:cs="Calibri"/>
          <w:sz w:val="22"/>
          <w:szCs w:val="22"/>
        </w:rPr>
        <w:t xml:space="preserve"> for those teams can sway. There are </w:t>
      </w:r>
      <w:r w:rsidR="002B1219" w:rsidRPr="00781AC2">
        <w:rPr>
          <w:rFonts w:ascii="Calibri" w:hAnsi="Calibri" w:cs="Calibri"/>
          <w:sz w:val="22"/>
          <w:szCs w:val="22"/>
        </w:rPr>
        <w:t xml:space="preserve">qualitative </w:t>
      </w:r>
      <w:r w:rsidRPr="00781AC2">
        <w:rPr>
          <w:rFonts w:ascii="Calibri" w:hAnsi="Calibri" w:cs="Calibri"/>
          <w:sz w:val="22"/>
          <w:szCs w:val="22"/>
        </w:rPr>
        <w:t xml:space="preserve">factors </w:t>
      </w:r>
      <w:r w:rsidR="00220065">
        <w:rPr>
          <w:rFonts w:ascii="Calibri" w:hAnsi="Calibri" w:cs="Calibri"/>
          <w:sz w:val="22"/>
          <w:szCs w:val="22"/>
        </w:rPr>
        <w:t>that</w:t>
      </w:r>
      <w:r w:rsidRPr="00781AC2">
        <w:rPr>
          <w:rFonts w:ascii="Calibri" w:hAnsi="Calibri" w:cs="Calibri"/>
          <w:sz w:val="22"/>
          <w:szCs w:val="22"/>
        </w:rPr>
        <w:t xml:space="preserve"> affect </w:t>
      </w:r>
      <w:r w:rsidR="00220065">
        <w:rPr>
          <w:rFonts w:ascii="Calibri" w:hAnsi="Calibri" w:cs="Calibri"/>
          <w:sz w:val="22"/>
          <w:szCs w:val="22"/>
        </w:rPr>
        <w:t xml:space="preserve">the </w:t>
      </w:r>
      <w:r w:rsidRPr="00781AC2">
        <w:rPr>
          <w:rFonts w:ascii="Calibri" w:hAnsi="Calibri" w:cs="Calibri"/>
          <w:sz w:val="22"/>
          <w:szCs w:val="22"/>
        </w:rPr>
        <w:t>performance of a player and</w:t>
      </w:r>
      <w:r w:rsidR="002B1219" w:rsidRPr="00781AC2">
        <w:rPr>
          <w:rFonts w:ascii="Calibri" w:hAnsi="Calibri" w:cs="Calibri"/>
          <w:sz w:val="22"/>
          <w:szCs w:val="22"/>
        </w:rPr>
        <w:t xml:space="preserve"> are</w:t>
      </w:r>
      <w:r w:rsidRPr="00781AC2">
        <w:rPr>
          <w:rFonts w:ascii="Calibri" w:hAnsi="Calibri" w:cs="Calibri"/>
          <w:sz w:val="22"/>
          <w:szCs w:val="22"/>
        </w:rPr>
        <w:t xml:space="preserve"> </w:t>
      </w:r>
      <w:r w:rsidR="002B1219" w:rsidRPr="00781AC2">
        <w:rPr>
          <w:rFonts w:ascii="Calibri" w:hAnsi="Calibri" w:cs="Calibri"/>
          <w:sz w:val="22"/>
          <w:szCs w:val="22"/>
        </w:rPr>
        <w:t xml:space="preserve">beyond the scope of this project. These include but are not limited </w:t>
      </w:r>
      <w:r w:rsidR="00544C37" w:rsidRPr="00781AC2">
        <w:rPr>
          <w:rFonts w:ascii="Calibri" w:hAnsi="Calibri" w:cs="Calibri"/>
          <w:sz w:val="22"/>
          <w:szCs w:val="22"/>
        </w:rPr>
        <w:t>to</w:t>
      </w:r>
      <w:r w:rsidR="00952677" w:rsidRPr="00781AC2">
        <w:rPr>
          <w:rFonts w:ascii="Calibri" w:hAnsi="Calibri" w:cs="Calibri"/>
          <w:sz w:val="22"/>
          <w:szCs w:val="22"/>
        </w:rPr>
        <w:t xml:space="preserve"> the player’s:</w:t>
      </w:r>
    </w:p>
    <w:p w14:paraId="750F7171" w14:textId="4D4F75FB" w:rsidR="00952677"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952677" w:rsidRPr="00781AC2">
        <w:rPr>
          <w:rFonts w:ascii="Calibri" w:hAnsi="Calibri" w:cs="Calibri"/>
          <w:sz w:val="22"/>
          <w:szCs w:val="22"/>
        </w:rPr>
        <w:t>ealth</w:t>
      </w:r>
    </w:p>
    <w:p w14:paraId="464ABB23" w14:textId="1101E169"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R</w:t>
      </w:r>
      <w:r w:rsidR="008854C6" w:rsidRPr="00781AC2">
        <w:rPr>
          <w:rFonts w:ascii="Calibri" w:hAnsi="Calibri" w:cs="Calibri"/>
          <w:sz w:val="22"/>
          <w:szCs w:val="22"/>
        </w:rPr>
        <w:t>apport with the team</w:t>
      </w:r>
    </w:p>
    <w:p w14:paraId="3BFA186A" w14:textId="7E49C08D" w:rsidR="008854C6" w:rsidRPr="00781AC2" w:rsidRDefault="00952677"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 xml:space="preserve">Satisfaction </w:t>
      </w:r>
      <w:r w:rsidR="008854C6" w:rsidRPr="00781AC2">
        <w:rPr>
          <w:rFonts w:ascii="Calibri" w:hAnsi="Calibri" w:cs="Calibri"/>
          <w:sz w:val="22"/>
          <w:szCs w:val="22"/>
        </w:rPr>
        <w:t>with the coaching</w:t>
      </w:r>
    </w:p>
    <w:p w14:paraId="0487672A" w14:textId="3B4B39C3"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w:t>
      </w:r>
      <w:r w:rsidR="008854C6" w:rsidRPr="00781AC2">
        <w:rPr>
          <w:rFonts w:ascii="Calibri" w:hAnsi="Calibri" w:cs="Calibri"/>
          <w:sz w:val="22"/>
          <w:szCs w:val="22"/>
        </w:rPr>
        <w:t>lacement in the games</w:t>
      </w:r>
    </w:p>
    <w:p w14:paraId="598D62C4" w14:textId="571AA60E"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8854C6" w:rsidRPr="00781AC2">
        <w:rPr>
          <w:rFonts w:ascii="Calibri" w:hAnsi="Calibri" w:cs="Calibri"/>
          <w:sz w:val="22"/>
          <w:szCs w:val="22"/>
        </w:rPr>
        <w:t>appiness with the contract</w:t>
      </w:r>
    </w:p>
    <w:p w14:paraId="2012CF00" w14:textId="068385A6" w:rsidR="008854C6" w:rsidRPr="00781AC2" w:rsidRDefault="008854C6"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Personal life</w:t>
      </w:r>
    </w:p>
    <w:p w14:paraId="68757D1E" w14:textId="6B3F2A5D" w:rsidR="00952677" w:rsidRPr="00781AC2" w:rsidRDefault="00952677" w:rsidP="00F52B3D">
      <w:pPr>
        <w:spacing w:after="0"/>
        <w:rPr>
          <w:rFonts w:ascii="Calibri" w:hAnsi="Calibri" w:cs="Calibri"/>
          <w:sz w:val="22"/>
          <w:szCs w:val="22"/>
        </w:rPr>
      </w:pPr>
      <w:r w:rsidRPr="00781AC2">
        <w:rPr>
          <w:rFonts w:ascii="Calibri" w:hAnsi="Calibri" w:cs="Calibri"/>
          <w:sz w:val="22"/>
          <w:szCs w:val="22"/>
        </w:rPr>
        <w:t xml:space="preserve">There is </w:t>
      </w:r>
      <w:r w:rsidR="009578C9">
        <w:rPr>
          <w:rFonts w:ascii="Calibri" w:hAnsi="Calibri" w:cs="Calibri"/>
          <w:sz w:val="22"/>
          <w:szCs w:val="22"/>
        </w:rPr>
        <w:t>a</w:t>
      </w:r>
      <w:r w:rsidRPr="00781AC2">
        <w:rPr>
          <w:rFonts w:ascii="Calibri" w:hAnsi="Calibri" w:cs="Calibri"/>
          <w:sz w:val="22"/>
          <w:szCs w:val="22"/>
        </w:rPr>
        <w:t xml:space="preserve"> player</w:t>
      </w:r>
      <w:r w:rsidR="009578C9">
        <w:rPr>
          <w:rFonts w:ascii="Calibri" w:hAnsi="Calibri" w:cs="Calibri"/>
          <w:sz w:val="22"/>
          <w:szCs w:val="22"/>
        </w:rPr>
        <w:t xml:space="preserve"> selected</w:t>
      </w:r>
      <w:r w:rsidRPr="00781AC2">
        <w:rPr>
          <w:rFonts w:ascii="Calibri" w:hAnsi="Calibri" w:cs="Calibri"/>
          <w:sz w:val="22"/>
          <w:szCs w:val="22"/>
        </w:rPr>
        <w:t xml:space="preserve"> to be replaced on the Toronto roster. Ponds who is new to the roster with only 4 regular season games is seen as a low</w:t>
      </w:r>
      <w:r w:rsidR="00220065">
        <w:rPr>
          <w:rFonts w:ascii="Calibri" w:hAnsi="Calibri" w:cs="Calibri"/>
          <w:sz w:val="22"/>
          <w:szCs w:val="22"/>
        </w:rPr>
        <w:t>-</w:t>
      </w:r>
      <w:r w:rsidRPr="00781AC2">
        <w:rPr>
          <w:rFonts w:ascii="Calibri" w:hAnsi="Calibri" w:cs="Calibri"/>
          <w:sz w:val="22"/>
          <w:szCs w:val="22"/>
        </w:rPr>
        <w:t xml:space="preserve">value player in terms of PLUS_MINUS and PIE but has a very high PER. This mainly is due to a lack of usage, but additional data is required.  </w:t>
      </w:r>
    </w:p>
    <w:p w14:paraId="42177C58" w14:textId="7B72BA3B" w:rsidR="00705500" w:rsidRPr="00781AC2" w:rsidRDefault="00251105" w:rsidP="00F52B3D">
      <w:pPr>
        <w:rPr>
          <w:rFonts w:ascii="Calibri" w:hAnsi="Calibri" w:cs="Calibri"/>
          <w:sz w:val="22"/>
          <w:szCs w:val="22"/>
        </w:rPr>
      </w:pPr>
      <w:r>
        <w:rPr>
          <w:rFonts w:ascii="Calibri" w:hAnsi="Calibri" w:cs="Calibri"/>
          <w:sz w:val="22"/>
          <w:szCs w:val="22"/>
        </w:rPr>
        <w:br w:type="page"/>
      </w:r>
    </w:p>
    <w:p w14:paraId="40D99484" w14:textId="061268EA" w:rsidR="000750EB" w:rsidRPr="00781AC2" w:rsidRDefault="009F0052" w:rsidP="00F52B3D">
      <w:pPr>
        <w:pStyle w:val="Heading1"/>
        <w:jc w:val="center"/>
        <w:rPr>
          <w:rStyle w:val="Heading1Char"/>
          <w:rFonts w:ascii="Calibri" w:hAnsi="Calibri" w:cs="Calibri"/>
          <w:caps/>
          <w:shd w:val="clear" w:color="auto" w:fill="auto"/>
        </w:rPr>
      </w:pPr>
      <w:bookmarkStart w:id="30" w:name="_Toc68732828"/>
      <w:r w:rsidRPr="00781AC2">
        <w:rPr>
          <w:rStyle w:val="Heading1Char"/>
          <w:rFonts w:ascii="Calibri" w:hAnsi="Calibri" w:cs="Calibri"/>
          <w:caps/>
          <w:shd w:val="clear" w:color="auto" w:fill="auto"/>
        </w:rPr>
        <w:lastRenderedPageBreak/>
        <w:t>References</w:t>
      </w:r>
      <w:bookmarkEnd w:id="30"/>
    </w:p>
    <w:sdt>
      <w:sdtPr>
        <w:rPr>
          <w:rFonts w:ascii="Calibri" w:eastAsiaTheme="minorHAnsi" w:hAnsi="Calibri" w:cs="Calibri"/>
        </w:rPr>
        <w:id w:val="673611588"/>
        <w:docPartObj>
          <w:docPartGallery w:val="Bibliographies"/>
          <w:docPartUnique/>
        </w:docPartObj>
      </w:sdtPr>
      <w:sdtEndPr>
        <w:rPr>
          <w:rFonts w:eastAsiaTheme="minorEastAsia"/>
        </w:rPr>
      </w:sdtEndPr>
      <w:sdtContent>
        <w:p w14:paraId="58AABB96" w14:textId="09EE3C2A" w:rsidR="00673559" w:rsidRPr="00781AC2" w:rsidRDefault="00673559" w:rsidP="00F52B3D">
          <w:pPr>
            <w:pStyle w:val="NoSpacing"/>
            <w:spacing w:line="276" w:lineRule="auto"/>
            <w:rPr>
              <w:rFonts w:ascii="Calibri" w:hAnsi="Calibri" w:cs="Calibri"/>
            </w:rPr>
          </w:pPr>
        </w:p>
        <w:sdt>
          <w:sdtPr>
            <w:rPr>
              <w:rFonts w:ascii="Calibri" w:hAnsi="Calibri" w:cs="Calibri"/>
            </w:rPr>
            <w:id w:val="-573587230"/>
            <w:bibliography/>
          </w:sdtPr>
          <w:sdtContent>
            <w:p w14:paraId="5C907328" w14:textId="77777777" w:rsidR="009578C9" w:rsidRDefault="00673559" w:rsidP="009578C9">
              <w:pPr>
                <w:pStyle w:val="Bibliography"/>
                <w:ind w:left="720" w:hanging="720"/>
                <w:rPr>
                  <w:noProof/>
                  <w:sz w:val="24"/>
                  <w:szCs w:val="24"/>
                </w:rPr>
              </w:pPr>
              <w:r w:rsidRPr="00781AC2">
                <w:rPr>
                  <w:rFonts w:ascii="Calibri" w:hAnsi="Calibri" w:cs="Calibri"/>
                  <w:sz w:val="22"/>
                  <w:szCs w:val="22"/>
                </w:rPr>
                <w:fldChar w:fldCharType="begin"/>
              </w:r>
              <w:r w:rsidRPr="00781AC2">
                <w:rPr>
                  <w:rFonts w:ascii="Calibri" w:hAnsi="Calibri" w:cs="Calibri"/>
                  <w:sz w:val="22"/>
                  <w:szCs w:val="22"/>
                </w:rPr>
                <w:instrText xml:space="preserve"> BIBLIOGRAPHY </w:instrText>
              </w:r>
              <w:r w:rsidRPr="00781AC2">
                <w:rPr>
                  <w:rFonts w:ascii="Calibri" w:hAnsi="Calibri" w:cs="Calibri"/>
                  <w:sz w:val="22"/>
                  <w:szCs w:val="22"/>
                </w:rPr>
                <w:fldChar w:fldCharType="separate"/>
              </w:r>
              <w:r w:rsidR="009578C9">
                <w:rPr>
                  <w:noProof/>
                </w:rPr>
                <w:t xml:space="preserve">Bleacher Report, Inc. (2009, January 19). </w:t>
              </w:r>
              <w:r w:rsidR="009578C9">
                <w:rPr>
                  <w:i/>
                  <w:iCs/>
                  <w:noProof/>
                </w:rPr>
                <w:t>Cracking the Code: How to Calculate Hollinger's PER Without All the Mess</w:t>
              </w:r>
              <w:r w:rsidR="009578C9">
                <w:rPr>
                  <w:noProof/>
                </w:rPr>
                <w:t>. Retrieved from bleacherreport.com: https://bleacherreport.com/articles/113144-cracking-the-code-how-to-calculate-hollingers-per-without-all-the-mess</w:t>
              </w:r>
            </w:p>
            <w:p w14:paraId="2C9EA3F1" w14:textId="77777777" w:rsidR="009578C9" w:rsidRDefault="009578C9" w:rsidP="009578C9">
              <w:pPr>
                <w:pStyle w:val="Bibliography"/>
                <w:ind w:left="720" w:hanging="720"/>
                <w:rPr>
                  <w:noProof/>
                </w:rPr>
              </w:pPr>
              <w:r>
                <w:rPr>
                  <w:noProof/>
                </w:rPr>
                <w:t xml:space="preserve">Bleacher Report, Inc. (2021). </w:t>
              </w:r>
              <w:r>
                <w:rPr>
                  <w:i/>
                  <w:iCs/>
                  <w:noProof/>
                </w:rPr>
                <w:t>Advanced NBA Stats for Dummies: How to Understand the New Hoops Math</w:t>
              </w:r>
              <w:r>
                <w:rPr>
                  <w:noProof/>
                </w:rPr>
                <w:t>. Retrieved from bleacherreport.com: https://bleacherreport.com/articles/1813902-advanced-nba-stats-for-dummies-how-to-understand-the-new-hoops-math</w:t>
              </w:r>
            </w:p>
            <w:p w14:paraId="5D04294B" w14:textId="77777777" w:rsidR="009578C9" w:rsidRDefault="009578C9" w:rsidP="009578C9">
              <w:pPr>
                <w:pStyle w:val="Bibliography"/>
                <w:ind w:left="720" w:hanging="720"/>
                <w:rPr>
                  <w:noProof/>
                </w:rPr>
              </w:pPr>
              <w:r>
                <w:rPr>
                  <w:noProof/>
                </w:rPr>
                <w:t xml:space="preserve">ESPN. (2020-2021). </w:t>
              </w:r>
              <w:r>
                <w:rPr>
                  <w:i/>
                  <w:iCs/>
                  <w:noProof/>
                </w:rPr>
                <w:t>NBA Player Salaries 2020-2021</w:t>
              </w:r>
              <w:r>
                <w:rPr>
                  <w:noProof/>
                </w:rPr>
                <w:t>. Retrieved from ESPN.com: http://www.espn.com/nba/salaries</w:t>
              </w:r>
            </w:p>
            <w:p w14:paraId="03B10CCC" w14:textId="77777777" w:rsidR="009578C9" w:rsidRDefault="009578C9" w:rsidP="009578C9">
              <w:pPr>
                <w:pStyle w:val="Bibliography"/>
                <w:ind w:left="720" w:hanging="720"/>
                <w:rPr>
                  <w:noProof/>
                </w:rPr>
              </w:pPr>
              <w:r>
                <w:rPr>
                  <w:noProof/>
                </w:rPr>
                <w:t xml:space="preserve">HoopsHype. (2020-2021). </w:t>
              </w:r>
              <w:r>
                <w:rPr>
                  <w:i/>
                  <w:iCs/>
                  <w:noProof/>
                </w:rPr>
                <w:t>NBA Player Salaries</w:t>
              </w:r>
              <w:r>
                <w:rPr>
                  <w:noProof/>
                </w:rPr>
                <w:t>. Retrieved from hoopshype.com: https://hoopshype.com/salaries/players/</w:t>
              </w:r>
            </w:p>
            <w:p w14:paraId="3A44ACD3" w14:textId="77777777" w:rsidR="009578C9" w:rsidRDefault="009578C9" w:rsidP="009578C9">
              <w:pPr>
                <w:pStyle w:val="Bibliography"/>
                <w:ind w:left="720" w:hanging="720"/>
                <w:rPr>
                  <w:noProof/>
                </w:rPr>
              </w:pPr>
              <w:r>
                <w:rPr>
                  <w:noProof/>
                </w:rPr>
                <w:t xml:space="preserve">Jee, K. (2019, December 22). </w:t>
              </w:r>
              <w:r>
                <w:rPr>
                  <w:i/>
                  <w:iCs/>
                  <w:noProof/>
                </w:rPr>
                <w:t>How to Get NBA Data Using the nba_api Python Module (Beginner).</w:t>
              </w:r>
              <w:r>
                <w:rPr>
                  <w:noProof/>
                </w:rPr>
                <w:t xml:space="preserve"> Retrieved from Playing Numbers: https://www.playingnumbers.com/2019/12/how-to-get-nba-data-using-the-nba_api-python-module-beginner/</w:t>
              </w:r>
            </w:p>
            <w:p w14:paraId="77A6F5C3" w14:textId="77777777" w:rsidR="009578C9" w:rsidRDefault="009578C9" w:rsidP="009578C9">
              <w:pPr>
                <w:pStyle w:val="Bibliography"/>
                <w:ind w:left="720" w:hanging="720"/>
                <w:rPr>
                  <w:noProof/>
                </w:rPr>
              </w:pPr>
              <w:r>
                <w:rPr>
                  <w:noProof/>
                </w:rPr>
                <w:t xml:space="preserve">NBA Media Ventures, LLC. (2021). </w:t>
              </w:r>
              <w:r>
                <w:rPr>
                  <w:i/>
                  <w:iCs/>
                  <w:noProof/>
                </w:rPr>
                <w:t>NBA Advanced Stats</w:t>
              </w:r>
              <w:r>
                <w:rPr>
                  <w:noProof/>
                </w:rPr>
                <w:t>. Retrieved from NBA.com: https://www.nba.com/stats/</w:t>
              </w:r>
            </w:p>
            <w:p w14:paraId="5B2F353F" w14:textId="77777777" w:rsidR="009578C9" w:rsidRDefault="009578C9" w:rsidP="009578C9">
              <w:pPr>
                <w:pStyle w:val="Bibliography"/>
                <w:ind w:left="720" w:hanging="720"/>
                <w:rPr>
                  <w:noProof/>
                </w:rPr>
              </w:pPr>
              <w:r>
                <w:rPr>
                  <w:noProof/>
                </w:rPr>
                <w:t xml:space="preserve">NBA Media Ventures, LLC. (2021). </w:t>
              </w:r>
              <w:r>
                <w:rPr>
                  <w:i/>
                  <w:iCs/>
                  <w:noProof/>
                </w:rPr>
                <w:t>NBA Advanced Stats - Glossary</w:t>
              </w:r>
              <w:r>
                <w:rPr>
                  <w:noProof/>
                </w:rPr>
                <w:t>. Retrieved from nba.com: https://www.nba.com/stats/help/glossary/</w:t>
              </w:r>
            </w:p>
            <w:p w14:paraId="3D1A9205" w14:textId="77777777" w:rsidR="009578C9" w:rsidRDefault="009578C9" w:rsidP="009578C9">
              <w:pPr>
                <w:pStyle w:val="Bibliography"/>
                <w:ind w:left="720" w:hanging="720"/>
                <w:rPr>
                  <w:noProof/>
                </w:rPr>
              </w:pPr>
              <w:r>
                <w:rPr>
                  <w:noProof/>
                </w:rPr>
                <w:t xml:space="preserve">Patel, S. (2020, August 19). </w:t>
              </w:r>
              <w:r>
                <w:rPr>
                  <w:i/>
                  <w:iCs/>
                  <w:noProof/>
                </w:rPr>
                <w:t>swar / nba_api.</w:t>
              </w:r>
              <w:r>
                <w:rPr>
                  <w:noProof/>
                </w:rPr>
                <w:t xml:space="preserve"> Retrieved from GitHub: https://github.com/swar/nba_api/blob/master/docs/table_of_contents.md</w:t>
              </w:r>
            </w:p>
            <w:p w14:paraId="3F60A561" w14:textId="77777777" w:rsidR="009578C9" w:rsidRDefault="009578C9" w:rsidP="009578C9">
              <w:pPr>
                <w:pStyle w:val="Bibliography"/>
                <w:ind w:left="720" w:hanging="720"/>
                <w:rPr>
                  <w:noProof/>
                </w:rPr>
              </w:pPr>
              <w:r>
                <w:rPr>
                  <w:noProof/>
                </w:rPr>
                <w:t xml:space="preserve">SportRac. (2021). </w:t>
              </w:r>
              <w:r>
                <w:rPr>
                  <w:i/>
                  <w:iCs/>
                  <w:noProof/>
                </w:rPr>
                <w:t>Toronto Raptors 2020 Salary Cap</w:t>
              </w:r>
              <w:r>
                <w:rPr>
                  <w:noProof/>
                </w:rPr>
                <w:t>. Retrieved from spotrac.com: https://www.spotrac.com/nba/toronto-raptors/cap/</w:t>
              </w:r>
            </w:p>
            <w:p w14:paraId="79B552BA" w14:textId="77777777" w:rsidR="009578C9" w:rsidRDefault="009578C9" w:rsidP="009578C9">
              <w:pPr>
                <w:pStyle w:val="Bibliography"/>
                <w:ind w:left="720" w:hanging="720"/>
                <w:rPr>
                  <w:noProof/>
                </w:rPr>
              </w:pPr>
              <w:r>
                <w:rPr>
                  <w:noProof/>
                </w:rPr>
                <w:t xml:space="preserve">Sports Reference. (2020-2021). </w:t>
              </w:r>
              <w:r>
                <w:rPr>
                  <w:i/>
                  <w:iCs/>
                  <w:noProof/>
                </w:rPr>
                <w:t>2020-21 NBA Player Contracts</w:t>
              </w:r>
              <w:r>
                <w:rPr>
                  <w:noProof/>
                </w:rPr>
                <w:t>. Retrieved from Basketball Reference: https://www.basketball-reference.com/contracts/players.html</w:t>
              </w:r>
            </w:p>
            <w:p w14:paraId="3C339744" w14:textId="77777777" w:rsidR="009578C9" w:rsidRDefault="009578C9" w:rsidP="009578C9">
              <w:pPr>
                <w:pStyle w:val="Bibliography"/>
                <w:ind w:left="720" w:hanging="720"/>
                <w:rPr>
                  <w:noProof/>
                </w:rPr>
              </w:pPr>
              <w:r>
                <w:rPr>
                  <w:noProof/>
                </w:rPr>
                <w:t xml:space="preserve">Sports Reference. (2020-2021). </w:t>
              </w:r>
              <w:r>
                <w:rPr>
                  <w:i/>
                  <w:iCs/>
                  <w:noProof/>
                </w:rPr>
                <w:t>Basketball Reference</w:t>
              </w:r>
              <w:r>
                <w:rPr>
                  <w:noProof/>
                </w:rPr>
                <w:t>. Retrieved from Basketball Reference: https://www.basketball-reference.com/</w:t>
              </w:r>
            </w:p>
            <w:p w14:paraId="41322DA7" w14:textId="77777777" w:rsidR="002C10FE" w:rsidRPr="00781AC2" w:rsidRDefault="00673559" w:rsidP="009578C9">
              <w:pPr>
                <w:rPr>
                  <w:rFonts w:ascii="Calibri" w:hAnsi="Calibri" w:cs="Calibri"/>
                  <w:b/>
                  <w:bCs/>
                  <w:noProof/>
                  <w:sz w:val="22"/>
                  <w:szCs w:val="22"/>
                </w:rPr>
              </w:pPr>
              <w:r w:rsidRPr="00781AC2">
                <w:rPr>
                  <w:rFonts w:ascii="Calibri" w:hAnsi="Calibri" w:cs="Calibri"/>
                  <w:b/>
                  <w:bCs/>
                  <w:noProof/>
                  <w:sz w:val="22"/>
                  <w:szCs w:val="22"/>
                </w:rPr>
                <w:fldChar w:fldCharType="end"/>
              </w:r>
            </w:p>
            <w:p w14:paraId="0B23FF64" w14:textId="14273613" w:rsidR="00E85CC9" w:rsidRPr="009030BB" w:rsidRDefault="002C10FE" w:rsidP="00F52B3D">
              <w:pPr>
                <w:rPr>
                  <w:rFonts w:ascii="Calibri" w:hAnsi="Calibri" w:cs="Calibri"/>
                  <w:color w:val="FFFFFF" w:themeColor="background1"/>
                  <w:spacing w:val="15"/>
                  <w:sz w:val="22"/>
                  <w:szCs w:val="22"/>
                </w:rPr>
              </w:pPr>
              <w:r w:rsidRPr="00781AC2">
                <w:rPr>
                  <w:rFonts w:ascii="Calibri" w:hAnsi="Calibri" w:cs="Calibri"/>
                  <w:b/>
                  <w:bCs/>
                  <w:noProof/>
                  <w:sz w:val="22"/>
                  <w:szCs w:val="22"/>
                </w:rPr>
                <w:br w:type="page"/>
              </w:r>
            </w:p>
          </w:sdtContent>
        </w:sdt>
      </w:sdtContent>
    </w:sdt>
    <w:p w14:paraId="24EE0CAC" w14:textId="5B68E8FE" w:rsidR="00E85CC9" w:rsidRPr="00781AC2" w:rsidRDefault="00E85CC9" w:rsidP="00F52B3D">
      <w:pPr>
        <w:spacing w:after="0"/>
        <w:jc w:val="center"/>
        <w:rPr>
          <w:rFonts w:ascii="Calibri" w:hAnsi="Calibri" w:cs="Calibri"/>
        </w:rPr>
      </w:pPr>
    </w:p>
    <w:p w14:paraId="137BD71C" w14:textId="24D7C6D6" w:rsidR="00E85CC9" w:rsidRPr="00781AC2" w:rsidRDefault="00E85CC9" w:rsidP="00F52B3D">
      <w:pPr>
        <w:pStyle w:val="Heading1"/>
        <w:spacing w:before="0"/>
        <w:jc w:val="center"/>
        <w:rPr>
          <w:rFonts w:ascii="Calibri" w:hAnsi="Calibri" w:cs="Calibri"/>
        </w:rPr>
      </w:pPr>
      <w:bookmarkStart w:id="31" w:name="_Toc68732829"/>
      <w:r w:rsidRPr="00781AC2">
        <w:rPr>
          <w:rFonts w:ascii="Calibri" w:hAnsi="Calibri" w:cs="Calibri"/>
        </w:rPr>
        <w:t>APPENDIX A: Project Planning</w:t>
      </w:r>
      <w:bookmarkEnd w:id="31"/>
    </w:p>
    <w:p w14:paraId="10F80D50" w14:textId="77777777" w:rsidR="00E85CC9" w:rsidRPr="00781AC2" w:rsidRDefault="00E85CC9" w:rsidP="00F52B3D">
      <w:pPr>
        <w:spacing w:after="0"/>
        <w:jc w:val="center"/>
        <w:rPr>
          <w:rFonts w:ascii="Calibri" w:hAnsi="Calibri" w:cs="Calibri"/>
          <w:color w:val="000000"/>
        </w:rPr>
      </w:pPr>
    </w:p>
    <w:p w14:paraId="17237C20" w14:textId="77777777"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The overall implementation will be in 5 phases with a deliverable provided at the end of each phase. Completion of the final report is targeted for Apr 15</w:t>
      </w:r>
      <w:r w:rsidRPr="00781AC2">
        <w:rPr>
          <w:rFonts w:ascii="Calibri" w:hAnsi="Calibri" w:cs="Calibri"/>
          <w:sz w:val="22"/>
          <w:szCs w:val="22"/>
          <w:vertAlign w:val="superscript"/>
        </w:rPr>
        <w:t>th</w:t>
      </w:r>
      <w:r w:rsidRPr="00781AC2">
        <w:rPr>
          <w:rFonts w:ascii="Calibri" w:hAnsi="Calibri" w:cs="Calibri"/>
          <w:sz w:val="22"/>
          <w:szCs w:val="22"/>
        </w:rPr>
        <w:t xml:space="preserve"> along with a presentation to summarizing the recommendations outlined in the report.</w:t>
      </w:r>
    </w:p>
    <w:p w14:paraId="475D84BB" w14:textId="77777777" w:rsidR="00E85CC9" w:rsidRPr="00781AC2" w:rsidRDefault="00E85CC9" w:rsidP="00F52B3D">
      <w:pPr>
        <w:spacing w:after="0"/>
        <w:jc w:val="center"/>
        <w:rPr>
          <w:rFonts w:ascii="Calibri" w:hAnsi="Calibri" w:cs="Calibri"/>
        </w:rPr>
      </w:pPr>
    </w:p>
    <w:p w14:paraId="69B9E11C" w14:textId="1DA02580" w:rsidR="00E85CC9" w:rsidRPr="00781AC2" w:rsidRDefault="00E85CC9" w:rsidP="00F52B3D">
      <w:pPr>
        <w:spacing w:after="0"/>
        <w:jc w:val="center"/>
        <w:rPr>
          <w:rFonts w:ascii="Calibri" w:hAnsi="Calibri" w:cs="Calibri"/>
        </w:rPr>
      </w:pPr>
      <w:r w:rsidRPr="00781AC2">
        <w:rPr>
          <w:rFonts w:ascii="Calibri" w:hAnsi="Calibri" w:cs="Calibri"/>
        </w:rPr>
        <w:t>High</w:t>
      </w:r>
      <w:r w:rsidR="00C23634">
        <w:rPr>
          <w:rFonts w:ascii="Calibri" w:hAnsi="Calibri" w:cs="Calibri"/>
        </w:rPr>
        <w:t>-l</w:t>
      </w:r>
      <w:r w:rsidRPr="00781AC2">
        <w:rPr>
          <w:rFonts w:ascii="Calibri" w:hAnsi="Calibri" w:cs="Calibri"/>
        </w:rPr>
        <w:t>evel Milestones: Summary of important deliverable dates</w:t>
      </w:r>
    </w:p>
    <w:p w14:paraId="1AFDCD96" w14:textId="77777777" w:rsidR="00E85CC9" w:rsidRPr="00781AC2" w:rsidRDefault="00E85CC9" w:rsidP="00F52B3D">
      <w:pPr>
        <w:spacing w:after="0"/>
        <w:jc w:val="center"/>
        <w:rPr>
          <w:rFonts w:ascii="Calibri" w:hAnsi="Calibri" w:cs="Calibri"/>
        </w:rPr>
      </w:pPr>
      <w:r w:rsidRPr="00781AC2">
        <w:rPr>
          <w:rFonts w:ascii="Calibri" w:hAnsi="Calibri" w:cs="Calibri"/>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429" cy="1476581"/>
                    </a:xfrm>
                    <a:prstGeom prst="rect">
                      <a:avLst/>
                    </a:prstGeom>
                  </pic:spPr>
                </pic:pic>
              </a:graphicData>
            </a:graphic>
          </wp:inline>
        </w:drawing>
      </w:r>
    </w:p>
    <w:p w14:paraId="53CC01F9" w14:textId="77777777" w:rsidR="003113AA" w:rsidRPr="00781AC2" w:rsidRDefault="003113AA" w:rsidP="00F52B3D">
      <w:pPr>
        <w:spacing w:after="0"/>
        <w:jc w:val="center"/>
        <w:rPr>
          <w:rFonts w:ascii="Calibri" w:hAnsi="Calibri" w:cs="Calibri"/>
        </w:rPr>
      </w:pPr>
    </w:p>
    <w:p w14:paraId="3382D290" w14:textId="22E8B09B" w:rsidR="00E85CC9" w:rsidRPr="00781AC2" w:rsidRDefault="00E85CC9" w:rsidP="00F52B3D">
      <w:pPr>
        <w:spacing w:after="0"/>
        <w:jc w:val="center"/>
        <w:rPr>
          <w:rFonts w:ascii="Calibri" w:hAnsi="Calibri" w:cs="Calibri"/>
        </w:rPr>
      </w:pPr>
      <w:r w:rsidRPr="00781AC2">
        <w:rPr>
          <w:rFonts w:ascii="Calibri" w:hAnsi="Calibri" w:cs="Calibri"/>
        </w:rPr>
        <w:t>Detailed Project Plan: Detailed project schedule</w:t>
      </w:r>
    </w:p>
    <w:p w14:paraId="4398F0A8" w14:textId="17932BC3" w:rsidR="00E85CC9" w:rsidRPr="006448BE" w:rsidRDefault="00A95006" w:rsidP="00F52B3D">
      <w:pPr>
        <w:spacing w:after="0"/>
        <w:jc w:val="center"/>
        <w:rPr>
          <w:rFonts w:ascii="Calibri" w:hAnsi="Calibri" w:cs="Calibri"/>
          <w:sz w:val="22"/>
          <w:szCs w:val="22"/>
        </w:rPr>
      </w:pPr>
      <w:r w:rsidRPr="00A95006">
        <w:rPr>
          <w:rFonts w:ascii="Calibri" w:hAnsi="Calibri" w:cs="Calibri"/>
          <w:sz w:val="22"/>
          <w:szCs w:val="22"/>
        </w:rPr>
        <w:drawing>
          <wp:inline distT="0" distB="0" distL="0" distR="0" wp14:anchorId="04028D1E" wp14:editId="55F9DD2B">
            <wp:extent cx="6143018" cy="288905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0020" cy="2897052"/>
                    </a:xfrm>
                    <a:prstGeom prst="rect">
                      <a:avLst/>
                    </a:prstGeom>
                  </pic:spPr>
                </pic:pic>
              </a:graphicData>
            </a:graphic>
          </wp:inline>
        </w:drawing>
      </w:r>
    </w:p>
    <w:p w14:paraId="286EE2F6" w14:textId="77777777" w:rsidR="00E85CC9" w:rsidRPr="006448BE" w:rsidRDefault="00E85CC9" w:rsidP="00F52B3D">
      <w:pPr>
        <w:rPr>
          <w:rFonts w:ascii="Calibri" w:hAnsi="Calibri" w:cs="Calibri"/>
          <w:caps/>
          <w:color w:val="FFFFFF" w:themeColor="background1"/>
          <w:spacing w:val="15"/>
          <w:sz w:val="22"/>
          <w:szCs w:val="22"/>
        </w:rPr>
      </w:pPr>
      <w:r w:rsidRPr="006448BE">
        <w:rPr>
          <w:rFonts w:ascii="Calibri" w:hAnsi="Calibri" w:cs="Calibri"/>
          <w:sz w:val="22"/>
          <w:szCs w:val="22"/>
        </w:rPr>
        <w:br w:type="page"/>
      </w:r>
    </w:p>
    <w:p w14:paraId="4105CBF6" w14:textId="5B493888" w:rsidR="00E85CC9" w:rsidRPr="006448BE" w:rsidRDefault="00E85CC9" w:rsidP="00F52B3D">
      <w:pPr>
        <w:pStyle w:val="Heading1"/>
        <w:spacing w:before="0"/>
        <w:jc w:val="center"/>
        <w:rPr>
          <w:rFonts w:ascii="Calibri" w:hAnsi="Calibri" w:cs="Calibri"/>
        </w:rPr>
      </w:pPr>
      <w:bookmarkStart w:id="32" w:name="_Toc68732830"/>
      <w:r w:rsidRPr="006448BE">
        <w:rPr>
          <w:rFonts w:ascii="Calibri" w:hAnsi="Calibri" w:cs="Calibri"/>
        </w:rPr>
        <w:lastRenderedPageBreak/>
        <w:t xml:space="preserve">APPENDIX B: Implementation </w:t>
      </w:r>
      <w:r w:rsidR="00321CA8">
        <w:rPr>
          <w:rFonts w:ascii="Calibri" w:hAnsi="Calibri" w:cs="Calibri"/>
        </w:rPr>
        <w:t>Tools</w:t>
      </w:r>
      <w:bookmarkEnd w:id="32"/>
    </w:p>
    <w:p w14:paraId="76658A22" w14:textId="77777777" w:rsidR="00E85CC9" w:rsidRPr="006448BE" w:rsidRDefault="00E85CC9" w:rsidP="00F52B3D">
      <w:pPr>
        <w:spacing w:after="0"/>
        <w:rPr>
          <w:rFonts w:ascii="Calibri" w:hAnsi="Calibri" w:cs="Calibri"/>
          <w:sz w:val="22"/>
          <w:szCs w:val="22"/>
        </w:rPr>
      </w:pPr>
      <w:r w:rsidRPr="006448BE">
        <w:rPr>
          <w:rFonts w:ascii="Calibri" w:hAnsi="Calibri" w:cs="Calibri"/>
          <w:sz w:val="22"/>
          <w:szCs w:val="22"/>
        </w:rPr>
        <w:t>The tools used:</w:t>
      </w:r>
    </w:p>
    <w:p w14:paraId="3071439F"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Visual studio code as an Integrated Development Environment</w:t>
      </w:r>
    </w:p>
    <w:p w14:paraId="043BFB9D"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Python as the programming language</w:t>
      </w:r>
    </w:p>
    <w:p w14:paraId="0C306924" w14:textId="77777777" w:rsidR="00E85CC9" w:rsidRPr="006448BE" w:rsidRDefault="00E85CC9" w:rsidP="00F52B3D">
      <w:pPr>
        <w:pStyle w:val="ListParagraph"/>
        <w:numPr>
          <w:ilvl w:val="0"/>
          <w:numId w:val="14"/>
        </w:numPr>
        <w:rPr>
          <w:rFonts w:ascii="Calibri" w:hAnsi="Calibri" w:cs="Calibri"/>
          <w:sz w:val="22"/>
          <w:szCs w:val="22"/>
        </w:rPr>
      </w:pPr>
      <w:proofErr w:type="spellStart"/>
      <w:r w:rsidRPr="006448BE">
        <w:rPr>
          <w:rFonts w:ascii="Calibri" w:hAnsi="Calibri" w:cs="Calibri"/>
          <w:sz w:val="22"/>
          <w:szCs w:val="22"/>
        </w:rPr>
        <w:t>Jupyter</w:t>
      </w:r>
      <w:proofErr w:type="spellEnd"/>
      <w:r w:rsidRPr="006448BE">
        <w:rPr>
          <w:rFonts w:ascii="Calibri" w:hAnsi="Calibri" w:cs="Calibri"/>
          <w:sz w:val="22"/>
          <w:szCs w:val="22"/>
        </w:rPr>
        <w:t xml:space="preserve"> notebook</w:t>
      </w:r>
    </w:p>
    <w:p w14:paraId="383E38E9"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Access, Microsoft Excel, and csv as file formats for scraping data.</w:t>
      </w:r>
    </w:p>
    <w:p w14:paraId="461A0A47"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Git as a collaboration repository: </w:t>
      </w:r>
      <w:hyperlink r:id="rId24" w:history="1">
        <w:r w:rsidRPr="006448BE">
          <w:rPr>
            <w:rStyle w:val="Hyperlink"/>
            <w:rFonts w:ascii="Calibri" w:hAnsi="Calibri" w:cs="Calibri"/>
            <w:sz w:val="22"/>
            <w:szCs w:val="22"/>
          </w:rPr>
          <w:t>https://github.com/bhavikapatil/Capstone</w:t>
        </w:r>
      </w:hyperlink>
      <w:r w:rsidRPr="006448BE">
        <w:rPr>
          <w:rFonts w:ascii="Calibri" w:hAnsi="Calibri" w:cs="Calibri"/>
          <w:sz w:val="22"/>
          <w:szCs w:val="22"/>
        </w:rPr>
        <w:t xml:space="preserve"> (currently, a private repository)</w:t>
      </w:r>
    </w:p>
    <w:p w14:paraId="70091224"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Google drive for large files (Private </w:t>
      </w:r>
      <w:proofErr w:type="spellStart"/>
      <w:r w:rsidRPr="006448BE">
        <w:rPr>
          <w:rFonts w:ascii="Calibri" w:hAnsi="Calibri" w:cs="Calibri"/>
          <w:sz w:val="22"/>
          <w:szCs w:val="22"/>
        </w:rPr>
        <w:t>Github</w:t>
      </w:r>
      <w:proofErr w:type="spellEnd"/>
      <w:r w:rsidRPr="006448BE">
        <w:rPr>
          <w:rFonts w:ascii="Calibri" w:hAnsi="Calibri" w:cs="Calibri"/>
          <w:sz w:val="22"/>
          <w:szCs w:val="22"/>
        </w:rPr>
        <w:t xml:space="preserve"> doesn’t support files larger than 100 MB)</w:t>
      </w:r>
    </w:p>
    <w:p w14:paraId="2709F2CE"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GitHub desktop for a Git client</w:t>
      </w:r>
    </w:p>
    <w:p w14:paraId="43B488E6"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Office as reporting tools</w:t>
      </w:r>
    </w:p>
    <w:p w14:paraId="7FF4C501"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Tableau desktop for data visualization</w:t>
      </w:r>
    </w:p>
    <w:p w14:paraId="62BF2F30" w14:textId="61F4B6F6" w:rsidR="00E85CC9"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Visio</w:t>
      </w:r>
    </w:p>
    <w:p w14:paraId="29462B8C" w14:textId="77777777" w:rsidR="00966385" w:rsidRDefault="00966385" w:rsidP="00F52B3D">
      <w:pP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041BE41F" w14:textId="4BB992EB" w:rsidR="00966385" w:rsidRPr="00966385" w:rsidRDefault="00966385" w:rsidP="00F52B3D">
      <w:pPr>
        <w:rPr>
          <w:rFonts w:ascii="Calibri" w:hAnsi="Calibri" w:cs="Calibri"/>
          <w:sz w:val="22"/>
          <w:szCs w:val="22"/>
        </w:rPr>
      </w:pPr>
    </w:p>
    <w:p w14:paraId="662F381C" w14:textId="70D57ECC" w:rsidR="00605C0D" w:rsidRPr="006448BE" w:rsidRDefault="00605C0D" w:rsidP="00F52B3D">
      <w:pPr>
        <w:pStyle w:val="Heading1"/>
        <w:spacing w:before="0"/>
        <w:jc w:val="center"/>
        <w:rPr>
          <w:rFonts w:ascii="Calibri" w:hAnsi="Calibri" w:cs="Calibri"/>
          <w:lang w:val="fr-FR"/>
        </w:rPr>
      </w:pPr>
      <w:bookmarkStart w:id="33" w:name="_Toc68732831"/>
      <w:r w:rsidRPr="006448BE">
        <w:rPr>
          <w:rFonts w:ascii="Calibri" w:hAnsi="Calibri" w:cs="Calibri"/>
          <w:lang w:val="fr-FR"/>
        </w:rPr>
        <w:t xml:space="preserve">APPENDIX </w:t>
      </w:r>
      <w:proofErr w:type="gramStart"/>
      <w:r w:rsidRPr="006448BE">
        <w:rPr>
          <w:rFonts w:ascii="Calibri" w:hAnsi="Calibri" w:cs="Calibri"/>
          <w:lang w:val="fr-FR"/>
        </w:rPr>
        <w:t>C:</w:t>
      </w:r>
      <w:proofErr w:type="gramEnd"/>
      <w:r w:rsidRPr="006448BE">
        <w:rPr>
          <w:rFonts w:ascii="Calibri" w:hAnsi="Calibri" w:cs="Calibri"/>
          <w:lang w:val="fr-FR"/>
        </w:rPr>
        <w:t xml:space="preserve"> Correlation </w:t>
      </w:r>
      <w:r w:rsidR="00321CA8">
        <w:rPr>
          <w:rFonts w:ascii="Calibri" w:hAnsi="Calibri" w:cs="Calibri"/>
          <w:lang w:val="fr-FR"/>
        </w:rPr>
        <w:t>M</w:t>
      </w:r>
      <w:r w:rsidRPr="006448BE">
        <w:rPr>
          <w:rFonts w:ascii="Calibri" w:hAnsi="Calibri" w:cs="Calibri"/>
          <w:lang w:val="fr-FR"/>
        </w:rPr>
        <w:t>atrix</w:t>
      </w:r>
      <w:bookmarkEnd w:id="33"/>
    </w:p>
    <w:p w14:paraId="19D99FF4" w14:textId="069D1B7F" w:rsidR="00396390" w:rsidRPr="006448BE" w:rsidRDefault="00605C0D" w:rsidP="00F52B3D">
      <w:pPr>
        <w:spacing w:after="0"/>
        <w:jc w:val="center"/>
        <w:rPr>
          <w:rFonts w:ascii="Calibri" w:hAnsi="Calibri" w:cs="Calibri"/>
          <w:sz w:val="22"/>
          <w:szCs w:val="22"/>
        </w:rPr>
      </w:pPr>
      <w:r w:rsidRPr="006448BE">
        <w:rPr>
          <w:rFonts w:ascii="Calibri" w:hAnsi="Calibri" w:cs="Calibri"/>
          <w:sz w:val="22"/>
          <w:szCs w:val="22"/>
        </w:rPr>
        <w:t xml:space="preserve">Initial Correlation Matrix </w:t>
      </w:r>
      <w:r w:rsidR="00396390" w:rsidRPr="006448BE">
        <w:rPr>
          <w:rFonts w:ascii="Calibri" w:hAnsi="Calibri" w:cs="Calibri"/>
          <w:sz w:val="22"/>
          <w:szCs w:val="22"/>
        </w:rPr>
        <w:t>for Toronto Raptors (Regular Seasons 2004 to 2020)</w:t>
      </w:r>
      <w:r w:rsidRPr="006448BE">
        <w:rPr>
          <w:rFonts w:ascii="Calibri" w:hAnsi="Calibri" w:cs="Calibri"/>
          <w:noProof/>
          <w:sz w:val="22"/>
          <w:szCs w:val="22"/>
        </w:rPr>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4336F470" w14:textId="77777777" w:rsidR="00966385" w:rsidRDefault="00966385" w:rsidP="00F52B3D">
      <w:pPr>
        <w:spacing w:after="0"/>
        <w:jc w:val="center"/>
        <w:rPr>
          <w:rFonts w:ascii="Calibri" w:hAnsi="Calibri" w:cs="Calibri"/>
          <w:sz w:val="22"/>
          <w:szCs w:val="22"/>
        </w:rPr>
      </w:pPr>
    </w:p>
    <w:p w14:paraId="70DE467C"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4338065E" w14:textId="1EBDC293" w:rsidR="00605C0D" w:rsidRPr="006448BE" w:rsidRDefault="00396390" w:rsidP="00F52B3D">
      <w:pPr>
        <w:spacing w:after="0"/>
        <w:jc w:val="center"/>
        <w:rPr>
          <w:rFonts w:ascii="Calibri" w:hAnsi="Calibri" w:cs="Calibri"/>
          <w:sz w:val="22"/>
          <w:szCs w:val="22"/>
        </w:rPr>
      </w:pPr>
      <w:r w:rsidRPr="006448BE">
        <w:rPr>
          <w:rFonts w:ascii="Calibri" w:hAnsi="Calibri" w:cs="Calibri"/>
          <w:sz w:val="22"/>
          <w:szCs w:val="22"/>
        </w:rPr>
        <w:lastRenderedPageBreak/>
        <w:t>Final Correlation Matrix for Toronto Raptors (Regular Seasons 2004 to 2020) after removal of features with values &gt; 0.85</w:t>
      </w:r>
    </w:p>
    <w:p w14:paraId="57590A21" w14:textId="77777777" w:rsidR="00605C0D" w:rsidRPr="006448BE" w:rsidRDefault="00605C0D" w:rsidP="00F52B3D">
      <w:pPr>
        <w:spacing w:after="0"/>
        <w:jc w:val="center"/>
        <w:rPr>
          <w:rFonts w:ascii="Calibri" w:hAnsi="Calibri" w:cs="Calibri"/>
          <w:sz w:val="22"/>
          <w:szCs w:val="22"/>
        </w:rPr>
      </w:pPr>
      <w:r w:rsidRPr="006448BE">
        <w:rPr>
          <w:rFonts w:ascii="Calibri" w:hAnsi="Calibri" w:cs="Calibri"/>
          <w:noProof/>
          <w:sz w:val="22"/>
          <w:szCs w:val="22"/>
        </w:rPr>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Pr="006448BE" w:rsidRDefault="00605C0D" w:rsidP="00F52B3D">
      <w:pPr>
        <w:spacing w:after="0"/>
        <w:jc w:val="center"/>
        <w:rPr>
          <w:rFonts w:ascii="Calibri" w:hAnsi="Calibri" w:cs="Calibri"/>
          <w:sz w:val="22"/>
          <w:szCs w:val="22"/>
        </w:rPr>
      </w:pPr>
    </w:p>
    <w:p w14:paraId="397F4131"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69DC13AE" w14:textId="7BE5C9E5" w:rsidR="003F3171" w:rsidRPr="006448BE" w:rsidRDefault="003F3171" w:rsidP="00F52B3D">
      <w:pPr>
        <w:spacing w:after="0"/>
        <w:jc w:val="center"/>
        <w:rPr>
          <w:rFonts w:ascii="Calibri" w:hAnsi="Calibri" w:cs="Calibri"/>
          <w:sz w:val="22"/>
          <w:szCs w:val="22"/>
        </w:rPr>
      </w:pPr>
    </w:p>
    <w:p w14:paraId="1E7F0B86" w14:textId="02F1ADA2" w:rsidR="003F3171" w:rsidRPr="006448BE" w:rsidRDefault="00E15D96" w:rsidP="00F52B3D">
      <w:pPr>
        <w:pStyle w:val="Heading1"/>
        <w:jc w:val="center"/>
        <w:rPr>
          <w:rFonts w:ascii="Calibri" w:hAnsi="Calibri" w:cs="Calibri"/>
        </w:rPr>
      </w:pPr>
      <w:bookmarkStart w:id="34" w:name="_Toc68732832"/>
      <w:r>
        <w:rPr>
          <w:rFonts w:ascii="Calibri" w:hAnsi="Calibri" w:cs="Calibri"/>
        </w:rPr>
        <w:t>APPENDIX</w:t>
      </w:r>
      <w:r w:rsidR="003F3171" w:rsidRPr="006448BE">
        <w:rPr>
          <w:rFonts w:ascii="Calibri" w:hAnsi="Calibri" w:cs="Calibri"/>
        </w:rPr>
        <w:t xml:space="preserve"> D: Feature Importance</w:t>
      </w:r>
      <w:bookmarkEnd w:id="34"/>
    </w:p>
    <w:p w14:paraId="0AE9DD0A" w14:textId="77777777" w:rsidR="003F3171" w:rsidRPr="00781AC2" w:rsidRDefault="003F3171" w:rsidP="00F52B3D">
      <w:pPr>
        <w:spacing w:after="0"/>
        <w:jc w:val="center"/>
        <w:rPr>
          <w:rFonts w:ascii="Calibri" w:hAnsi="Calibri" w:cs="Calibri"/>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781AC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Random Forest</w:t>
            </w:r>
          </w:p>
        </w:tc>
      </w:tr>
      <w:tr w:rsidR="003F3171" w:rsidRPr="00781AC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r>
      <w:tr w:rsidR="003F3171" w:rsidRPr="00781AC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29.7%</w:t>
            </w:r>
          </w:p>
        </w:tc>
      </w:tr>
      <w:tr w:rsidR="003F3171" w:rsidRPr="00781AC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15.5%</w:t>
            </w:r>
          </w:p>
        </w:tc>
      </w:tr>
      <w:tr w:rsidR="003F3171" w:rsidRPr="00781AC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15.0%</w:t>
            </w:r>
          </w:p>
        </w:tc>
      </w:tr>
      <w:tr w:rsidR="003F3171" w:rsidRPr="00781AC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10.4%</w:t>
            </w:r>
          </w:p>
        </w:tc>
      </w:tr>
      <w:tr w:rsidR="003F3171" w:rsidRPr="00781AC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6.5%</w:t>
            </w:r>
          </w:p>
        </w:tc>
      </w:tr>
      <w:tr w:rsidR="003F3171" w:rsidRPr="00781AC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r>
      <w:tr w:rsidR="003F3171" w:rsidRPr="00781AC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3.5%</w:t>
            </w:r>
          </w:p>
        </w:tc>
      </w:tr>
      <w:tr w:rsidR="003F3171" w:rsidRPr="00781AC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r>
      <w:tr w:rsidR="003F3171" w:rsidRPr="00781AC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r>
      <w:tr w:rsidR="003F3171" w:rsidRPr="00781AC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r>
      <w:tr w:rsidR="003F3171" w:rsidRPr="00781AC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r>
      <w:tr w:rsidR="003F3171" w:rsidRPr="00781AC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r>
      <w:tr w:rsidR="003F3171" w:rsidRPr="00781AC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0.7%</w:t>
            </w:r>
          </w:p>
        </w:tc>
      </w:tr>
      <w:tr w:rsidR="003F3171" w:rsidRPr="00781AC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r>
      <w:tr w:rsidR="003F3171" w:rsidRPr="00781AC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0.5%</w:t>
            </w:r>
          </w:p>
        </w:tc>
      </w:tr>
      <w:tr w:rsidR="003F3171" w:rsidRPr="00781AC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0.3%</w:t>
            </w:r>
          </w:p>
        </w:tc>
      </w:tr>
      <w:tr w:rsidR="003F3171" w:rsidRPr="00781AC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bl>
    <w:p w14:paraId="09CD27DD" w14:textId="77777777" w:rsidR="003F3171" w:rsidRPr="00781AC2" w:rsidRDefault="003F3171" w:rsidP="00F52B3D">
      <w:pPr>
        <w:spacing w:after="0"/>
        <w:jc w:val="center"/>
        <w:rPr>
          <w:rFonts w:ascii="Calibri" w:hAnsi="Calibri" w:cs="Calibri"/>
        </w:rPr>
      </w:pPr>
    </w:p>
    <w:sectPr w:rsidR="003F3171" w:rsidRPr="00781AC2" w:rsidSect="00F623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2509D" w14:textId="77777777" w:rsidR="00B65552" w:rsidRDefault="00B65552" w:rsidP="00666866">
      <w:pPr>
        <w:spacing w:after="0" w:line="240" w:lineRule="auto"/>
      </w:pPr>
      <w:r>
        <w:separator/>
      </w:r>
    </w:p>
  </w:endnote>
  <w:endnote w:type="continuationSeparator" w:id="0">
    <w:p w14:paraId="4EC05975" w14:textId="77777777" w:rsidR="00B65552" w:rsidRDefault="00B65552"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5C7346" w:rsidRPr="009007EA" w:rsidRDefault="005C7346">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C093E" w14:textId="77777777" w:rsidR="00B65552" w:rsidRDefault="00B65552" w:rsidP="00666866">
      <w:pPr>
        <w:spacing w:after="0" w:line="240" w:lineRule="auto"/>
      </w:pPr>
      <w:r>
        <w:separator/>
      </w:r>
    </w:p>
  </w:footnote>
  <w:footnote w:type="continuationSeparator" w:id="0">
    <w:p w14:paraId="0D9D48C0" w14:textId="77777777" w:rsidR="00B65552" w:rsidRDefault="00B65552"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FA7"/>
    <w:multiLevelType w:val="hybridMultilevel"/>
    <w:tmpl w:val="70F8615A"/>
    <w:lvl w:ilvl="0" w:tplc="ADD689EA">
      <w:numFmt w:val="bullet"/>
      <w:lvlText w:val="·"/>
      <w:lvlJc w:val="left"/>
      <w:pPr>
        <w:ind w:left="1080" w:hanging="360"/>
      </w:pPr>
      <w:rPr>
        <w:rFonts w:ascii="Calibri" w:eastAsia="Times New Roman" w:hAnsi="Calibri" w:cs="Calibri" w:hint="default"/>
        <w:sz w:val="22"/>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B369A0"/>
    <w:multiLevelType w:val="hybridMultilevel"/>
    <w:tmpl w:val="C4962448"/>
    <w:lvl w:ilvl="0" w:tplc="10090001">
      <w:start w:val="1"/>
      <w:numFmt w:val="bullet"/>
      <w:lvlText w:val=""/>
      <w:lvlJc w:val="left"/>
      <w:pPr>
        <w:ind w:left="1080" w:hanging="360"/>
      </w:pPr>
      <w:rPr>
        <w:rFonts w:ascii="Symbol" w:hAnsi="Symbol"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10478"/>
    <w:multiLevelType w:val="hybridMultilevel"/>
    <w:tmpl w:val="3F365C8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5" w15:restartNumberingAfterBreak="0">
    <w:nsid w:val="714C3F9D"/>
    <w:multiLevelType w:val="hybridMultilevel"/>
    <w:tmpl w:val="406CEAC2"/>
    <w:lvl w:ilvl="0" w:tplc="ADD689EA">
      <w:numFmt w:val="bullet"/>
      <w:lvlText w:val="·"/>
      <w:lvlJc w:val="left"/>
      <w:pPr>
        <w:ind w:left="1080" w:hanging="360"/>
      </w:pPr>
      <w:rPr>
        <w:rFonts w:ascii="Calibri" w:eastAsia="Times New Roman" w:hAnsi="Calibri" w:cs="Calibri"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8"/>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1"/>
  </w:num>
  <w:num w:numId="8">
    <w:abstractNumId w:val="9"/>
  </w:num>
  <w:num w:numId="9">
    <w:abstractNumId w:val="21"/>
  </w:num>
  <w:num w:numId="10">
    <w:abstractNumId w:val="3"/>
  </w:num>
  <w:num w:numId="11">
    <w:abstractNumId w:val="7"/>
  </w:num>
  <w:num w:numId="12">
    <w:abstractNumId w:val="1"/>
  </w:num>
  <w:num w:numId="13">
    <w:abstractNumId w:val="15"/>
  </w:num>
  <w:num w:numId="14">
    <w:abstractNumId w:val="14"/>
  </w:num>
  <w:num w:numId="15">
    <w:abstractNumId w:val="6"/>
  </w:num>
  <w:num w:numId="16">
    <w:abstractNumId w:val="13"/>
  </w:num>
  <w:num w:numId="17">
    <w:abstractNumId w:val="10"/>
  </w:num>
  <w:num w:numId="18">
    <w:abstractNumId w:val="5"/>
  </w:num>
  <w:num w:numId="19">
    <w:abstractNumId w:val="23"/>
  </w:num>
  <w:num w:numId="20">
    <w:abstractNumId w:val="22"/>
  </w:num>
  <w:num w:numId="21">
    <w:abstractNumId w:val="18"/>
  </w:num>
  <w:num w:numId="22">
    <w:abstractNumId w:val="2"/>
  </w:num>
  <w:num w:numId="23">
    <w:abstractNumId w:val="17"/>
  </w:num>
  <w:num w:numId="24">
    <w:abstractNumId w:val="12"/>
  </w:num>
  <w:num w:numId="25">
    <w:abstractNumId w:val="19"/>
  </w:num>
  <w:num w:numId="26">
    <w:abstractNumId w:val="0"/>
  </w:num>
  <w:num w:numId="27">
    <w:abstractNumId w:val="25"/>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A5ACF"/>
    <w:rsid w:val="000B4092"/>
    <w:rsid w:val="000C0D4F"/>
    <w:rsid w:val="000C20EE"/>
    <w:rsid w:val="000E75D1"/>
    <w:rsid w:val="000F4321"/>
    <w:rsid w:val="000F4381"/>
    <w:rsid w:val="000F571D"/>
    <w:rsid w:val="00102EDE"/>
    <w:rsid w:val="00105650"/>
    <w:rsid w:val="00132281"/>
    <w:rsid w:val="00142FE2"/>
    <w:rsid w:val="00144A11"/>
    <w:rsid w:val="00182623"/>
    <w:rsid w:val="00183FC5"/>
    <w:rsid w:val="00187ACA"/>
    <w:rsid w:val="00194AFD"/>
    <w:rsid w:val="0019533B"/>
    <w:rsid w:val="001A3CEE"/>
    <w:rsid w:val="001A66ED"/>
    <w:rsid w:val="001C6866"/>
    <w:rsid w:val="001D2DBD"/>
    <w:rsid w:val="001E2DC7"/>
    <w:rsid w:val="001E778B"/>
    <w:rsid w:val="00200AD1"/>
    <w:rsid w:val="0020276D"/>
    <w:rsid w:val="00212B07"/>
    <w:rsid w:val="00220065"/>
    <w:rsid w:val="00220438"/>
    <w:rsid w:val="00230489"/>
    <w:rsid w:val="00230596"/>
    <w:rsid w:val="002310C2"/>
    <w:rsid w:val="00232648"/>
    <w:rsid w:val="00245E71"/>
    <w:rsid w:val="002468BB"/>
    <w:rsid w:val="00251105"/>
    <w:rsid w:val="00253246"/>
    <w:rsid w:val="00267C44"/>
    <w:rsid w:val="0027201A"/>
    <w:rsid w:val="00273AF1"/>
    <w:rsid w:val="00275D3C"/>
    <w:rsid w:val="00280465"/>
    <w:rsid w:val="002857E0"/>
    <w:rsid w:val="00285A8B"/>
    <w:rsid w:val="00287722"/>
    <w:rsid w:val="00290324"/>
    <w:rsid w:val="002A3EDE"/>
    <w:rsid w:val="002B0C03"/>
    <w:rsid w:val="002B1219"/>
    <w:rsid w:val="002C10FE"/>
    <w:rsid w:val="002C4438"/>
    <w:rsid w:val="002D18EC"/>
    <w:rsid w:val="00302839"/>
    <w:rsid w:val="003113AA"/>
    <w:rsid w:val="0031237B"/>
    <w:rsid w:val="00312487"/>
    <w:rsid w:val="00321CA8"/>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79B"/>
    <w:rsid w:val="003A6ACD"/>
    <w:rsid w:val="003B02CD"/>
    <w:rsid w:val="003C12A0"/>
    <w:rsid w:val="003D3674"/>
    <w:rsid w:val="003D3964"/>
    <w:rsid w:val="003D42C7"/>
    <w:rsid w:val="003D4D96"/>
    <w:rsid w:val="003E234F"/>
    <w:rsid w:val="003F1736"/>
    <w:rsid w:val="003F3171"/>
    <w:rsid w:val="003F4206"/>
    <w:rsid w:val="004007B1"/>
    <w:rsid w:val="00402E6D"/>
    <w:rsid w:val="004115E8"/>
    <w:rsid w:val="0044402D"/>
    <w:rsid w:val="00445A3F"/>
    <w:rsid w:val="00453B65"/>
    <w:rsid w:val="00461DCB"/>
    <w:rsid w:val="00465849"/>
    <w:rsid w:val="00471649"/>
    <w:rsid w:val="0048575B"/>
    <w:rsid w:val="004A4970"/>
    <w:rsid w:val="004B032C"/>
    <w:rsid w:val="004B5A16"/>
    <w:rsid w:val="004B5CF7"/>
    <w:rsid w:val="004C3DD3"/>
    <w:rsid w:val="004C4802"/>
    <w:rsid w:val="004C629B"/>
    <w:rsid w:val="004C710D"/>
    <w:rsid w:val="004E24E2"/>
    <w:rsid w:val="004E5449"/>
    <w:rsid w:val="004F15B3"/>
    <w:rsid w:val="004F3661"/>
    <w:rsid w:val="004F423D"/>
    <w:rsid w:val="004F5A5E"/>
    <w:rsid w:val="005014A3"/>
    <w:rsid w:val="00513955"/>
    <w:rsid w:val="0052577C"/>
    <w:rsid w:val="00544C37"/>
    <w:rsid w:val="00553875"/>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C7346"/>
    <w:rsid w:val="005D5822"/>
    <w:rsid w:val="005E1301"/>
    <w:rsid w:val="00601008"/>
    <w:rsid w:val="00605C0D"/>
    <w:rsid w:val="00622000"/>
    <w:rsid w:val="0063373E"/>
    <w:rsid w:val="00641C88"/>
    <w:rsid w:val="006420E7"/>
    <w:rsid w:val="006448BE"/>
    <w:rsid w:val="00650B8D"/>
    <w:rsid w:val="006603AB"/>
    <w:rsid w:val="00660BBE"/>
    <w:rsid w:val="00660D4E"/>
    <w:rsid w:val="0066307B"/>
    <w:rsid w:val="0066526C"/>
    <w:rsid w:val="0066531C"/>
    <w:rsid w:val="0066634E"/>
    <w:rsid w:val="00666866"/>
    <w:rsid w:val="00673559"/>
    <w:rsid w:val="006850E1"/>
    <w:rsid w:val="00691AF0"/>
    <w:rsid w:val="00691BE5"/>
    <w:rsid w:val="006929EF"/>
    <w:rsid w:val="006A0DB4"/>
    <w:rsid w:val="006A4A34"/>
    <w:rsid w:val="006B39A6"/>
    <w:rsid w:val="006B6FFF"/>
    <w:rsid w:val="006B7598"/>
    <w:rsid w:val="006C4140"/>
    <w:rsid w:val="006C5A74"/>
    <w:rsid w:val="006C77DB"/>
    <w:rsid w:val="006D36BD"/>
    <w:rsid w:val="006D4F79"/>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64B3E"/>
    <w:rsid w:val="00781AC2"/>
    <w:rsid w:val="00782273"/>
    <w:rsid w:val="00791079"/>
    <w:rsid w:val="00791126"/>
    <w:rsid w:val="00794ACC"/>
    <w:rsid w:val="007A1C0A"/>
    <w:rsid w:val="007B18FF"/>
    <w:rsid w:val="007C0E6D"/>
    <w:rsid w:val="007C20E3"/>
    <w:rsid w:val="007D3EF8"/>
    <w:rsid w:val="007E519D"/>
    <w:rsid w:val="007E558F"/>
    <w:rsid w:val="007E5A0D"/>
    <w:rsid w:val="008008BE"/>
    <w:rsid w:val="00801D69"/>
    <w:rsid w:val="00825369"/>
    <w:rsid w:val="00825912"/>
    <w:rsid w:val="00825A96"/>
    <w:rsid w:val="00835C8A"/>
    <w:rsid w:val="00852A37"/>
    <w:rsid w:val="00856C4E"/>
    <w:rsid w:val="00866023"/>
    <w:rsid w:val="008762BC"/>
    <w:rsid w:val="00882DB0"/>
    <w:rsid w:val="008836CB"/>
    <w:rsid w:val="008854C6"/>
    <w:rsid w:val="00897681"/>
    <w:rsid w:val="00897E86"/>
    <w:rsid w:val="008A458E"/>
    <w:rsid w:val="008B4394"/>
    <w:rsid w:val="008D78C0"/>
    <w:rsid w:val="008E637E"/>
    <w:rsid w:val="008F6873"/>
    <w:rsid w:val="009007EA"/>
    <w:rsid w:val="009030BB"/>
    <w:rsid w:val="00907B78"/>
    <w:rsid w:val="00910D84"/>
    <w:rsid w:val="00914602"/>
    <w:rsid w:val="009154DF"/>
    <w:rsid w:val="00920152"/>
    <w:rsid w:val="00932BCB"/>
    <w:rsid w:val="00937DEB"/>
    <w:rsid w:val="00952677"/>
    <w:rsid w:val="00956D3E"/>
    <w:rsid w:val="00957623"/>
    <w:rsid w:val="009578C9"/>
    <w:rsid w:val="00962384"/>
    <w:rsid w:val="00963E7F"/>
    <w:rsid w:val="00965B84"/>
    <w:rsid w:val="00966385"/>
    <w:rsid w:val="00966880"/>
    <w:rsid w:val="00982DE6"/>
    <w:rsid w:val="009A54B0"/>
    <w:rsid w:val="009B0314"/>
    <w:rsid w:val="009B237A"/>
    <w:rsid w:val="009B3B79"/>
    <w:rsid w:val="009B78D4"/>
    <w:rsid w:val="009D1C59"/>
    <w:rsid w:val="009D6691"/>
    <w:rsid w:val="009E2B24"/>
    <w:rsid w:val="009E4DEA"/>
    <w:rsid w:val="009F0052"/>
    <w:rsid w:val="00A21A5E"/>
    <w:rsid w:val="00A27455"/>
    <w:rsid w:val="00A45B06"/>
    <w:rsid w:val="00A5097E"/>
    <w:rsid w:val="00A5437A"/>
    <w:rsid w:val="00A553F9"/>
    <w:rsid w:val="00A71534"/>
    <w:rsid w:val="00A735F9"/>
    <w:rsid w:val="00A75EE4"/>
    <w:rsid w:val="00A821DD"/>
    <w:rsid w:val="00A85638"/>
    <w:rsid w:val="00A86B8D"/>
    <w:rsid w:val="00A9060E"/>
    <w:rsid w:val="00A95006"/>
    <w:rsid w:val="00AA20D2"/>
    <w:rsid w:val="00AA7446"/>
    <w:rsid w:val="00AB1DAC"/>
    <w:rsid w:val="00AB38BF"/>
    <w:rsid w:val="00AB40AF"/>
    <w:rsid w:val="00AC221F"/>
    <w:rsid w:val="00AC2492"/>
    <w:rsid w:val="00AC68B5"/>
    <w:rsid w:val="00AD1E8E"/>
    <w:rsid w:val="00AD2F74"/>
    <w:rsid w:val="00AD3D08"/>
    <w:rsid w:val="00AD6D4F"/>
    <w:rsid w:val="00AE12E4"/>
    <w:rsid w:val="00AF194B"/>
    <w:rsid w:val="00AF6212"/>
    <w:rsid w:val="00AF656C"/>
    <w:rsid w:val="00B0470F"/>
    <w:rsid w:val="00B14161"/>
    <w:rsid w:val="00B169D6"/>
    <w:rsid w:val="00B25E02"/>
    <w:rsid w:val="00B332CD"/>
    <w:rsid w:val="00B34B15"/>
    <w:rsid w:val="00B36DDA"/>
    <w:rsid w:val="00B44111"/>
    <w:rsid w:val="00B453DF"/>
    <w:rsid w:val="00B458F6"/>
    <w:rsid w:val="00B54C91"/>
    <w:rsid w:val="00B604FF"/>
    <w:rsid w:val="00B63E83"/>
    <w:rsid w:val="00B65552"/>
    <w:rsid w:val="00B73D9C"/>
    <w:rsid w:val="00B83B45"/>
    <w:rsid w:val="00B91289"/>
    <w:rsid w:val="00B95AAA"/>
    <w:rsid w:val="00B96339"/>
    <w:rsid w:val="00BA6202"/>
    <w:rsid w:val="00BB291C"/>
    <w:rsid w:val="00BB7C95"/>
    <w:rsid w:val="00BC0815"/>
    <w:rsid w:val="00BC19C3"/>
    <w:rsid w:val="00BC6CC5"/>
    <w:rsid w:val="00BD0C1D"/>
    <w:rsid w:val="00BD1CAC"/>
    <w:rsid w:val="00BD2D88"/>
    <w:rsid w:val="00BF0A31"/>
    <w:rsid w:val="00BF3C8A"/>
    <w:rsid w:val="00BF4558"/>
    <w:rsid w:val="00BF769C"/>
    <w:rsid w:val="00C0458A"/>
    <w:rsid w:val="00C1022B"/>
    <w:rsid w:val="00C1096A"/>
    <w:rsid w:val="00C163B9"/>
    <w:rsid w:val="00C16B5A"/>
    <w:rsid w:val="00C22E91"/>
    <w:rsid w:val="00C23634"/>
    <w:rsid w:val="00C25FCE"/>
    <w:rsid w:val="00C31CA5"/>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2772"/>
    <w:rsid w:val="00CD41B1"/>
    <w:rsid w:val="00CD482A"/>
    <w:rsid w:val="00CE18C4"/>
    <w:rsid w:val="00CE6FE0"/>
    <w:rsid w:val="00CF0A01"/>
    <w:rsid w:val="00CF26EF"/>
    <w:rsid w:val="00D00266"/>
    <w:rsid w:val="00D02EF8"/>
    <w:rsid w:val="00D12156"/>
    <w:rsid w:val="00D2117B"/>
    <w:rsid w:val="00D241B1"/>
    <w:rsid w:val="00D278DE"/>
    <w:rsid w:val="00D33E1D"/>
    <w:rsid w:val="00D34D74"/>
    <w:rsid w:val="00D34E70"/>
    <w:rsid w:val="00D3510C"/>
    <w:rsid w:val="00D363CE"/>
    <w:rsid w:val="00D434A8"/>
    <w:rsid w:val="00D50145"/>
    <w:rsid w:val="00D52740"/>
    <w:rsid w:val="00D54771"/>
    <w:rsid w:val="00D55554"/>
    <w:rsid w:val="00D56092"/>
    <w:rsid w:val="00D71042"/>
    <w:rsid w:val="00D74601"/>
    <w:rsid w:val="00D77B6B"/>
    <w:rsid w:val="00D803E3"/>
    <w:rsid w:val="00D86334"/>
    <w:rsid w:val="00D90D4B"/>
    <w:rsid w:val="00D9181C"/>
    <w:rsid w:val="00D91C1E"/>
    <w:rsid w:val="00D935B9"/>
    <w:rsid w:val="00D937A7"/>
    <w:rsid w:val="00DA3AC7"/>
    <w:rsid w:val="00DA5D03"/>
    <w:rsid w:val="00DB4B00"/>
    <w:rsid w:val="00DC01EB"/>
    <w:rsid w:val="00DC07C4"/>
    <w:rsid w:val="00DC3383"/>
    <w:rsid w:val="00DC3B26"/>
    <w:rsid w:val="00DD1301"/>
    <w:rsid w:val="00DF6D84"/>
    <w:rsid w:val="00E0086F"/>
    <w:rsid w:val="00E00CB3"/>
    <w:rsid w:val="00E10A86"/>
    <w:rsid w:val="00E136E8"/>
    <w:rsid w:val="00E15D96"/>
    <w:rsid w:val="00E20B4B"/>
    <w:rsid w:val="00E24A47"/>
    <w:rsid w:val="00E349F1"/>
    <w:rsid w:val="00E42F9B"/>
    <w:rsid w:val="00E44A41"/>
    <w:rsid w:val="00E50EB3"/>
    <w:rsid w:val="00E63E0F"/>
    <w:rsid w:val="00E64969"/>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E4F78"/>
    <w:rsid w:val="00EF6FEC"/>
    <w:rsid w:val="00F00127"/>
    <w:rsid w:val="00F06323"/>
    <w:rsid w:val="00F10873"/>
    <w:rsid w:val="00F12C96"/>
    <w:rsid w:val="00F21B8C"/>
    <w:rsid w:val="00F23356"/>
    <w:rsid w:val="00F36F09"/>
    <w:rsid w:val="00F41262"/>
    <w:rsid w:val="00F472E4"/>
    <w:rsid w:val="00F52B3D"/>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D2B36"/>
    <w:rsid w:val="00FE0B9D"/>
    <w:rsid w:val="00FE3FC2"/>
    <w:rsid w:val="00FE405B"/>
    <w:rsid w:val="00FF0BA8"/>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 w:type="character" w:customStyle="1" w:styleId="gmaildefault">
    <w:name w:val="gmail_default"/>
    <w:basedOn w:val="DefaultParagraphFont"/>
    <w:rsid w:val="00F472E4"/>
  </w:style>
  <w:style w:type="paragraph" w:customStyle="1" w:styleId="gmail-msonospacing">
    <w:name w:val="gmail-msonospacing"/>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mail-msolistparagraph">
    <w:name w:val="gmail-msolistparagraph"/>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7594">
      <w:bodyDiv w:val="1"/>
      <w:marLeft w:val="0"/>
      <w:marRight w:val="0"/>
      <w:marTop w:val="0"/>
      <w:marBottom w:val="0"/>
      <w:divBdr>
        <w:top w:val="none" w:sz="0" w:space="0" w:color="auto"/>
        <w:left w:val="none" w:sz="0" w:space="0" w:color="auto"/>
        <w:bottom w:val="none" w:sz="0" w:space="0" w:color="auto"/>
        <w:right w:val="none" w:sz="0" w:space="0" w:color="auto"/>
      </w:divBdr>
    </w:div>
    <w:div w:id="18287728">
      <w:bodyDiv w:val="1"/>
      <w:marLeft w:val="0"/>
      <w:marRight w:val="0"/>
      <w:marTop w:val="0"/>
      <w:marBottom w:val="0"/>
      <w:divBdr>
        <w:top w:val="none" w:sz="0" w:space="0" w:color="auto"/>
        <w:left w:val="none" w:sz="0" w:space="0" w:color="auto"/>
        <w:bottom w:val="none" w:sz="0" w:space="0" w:color="auto"/>
        <w:right w:val="none" w:sz="0" w:space="0" w:color="auto"/>
      </w:divBdr>
    </w:div>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48379811">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09677391">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21032602">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26939711">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13583671">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449667416">
      <w:bodyDiv w:val="1"/>
      <w:marLeft w:val="0"/>
      <w:marRight w:val="0"/>
      <w:marTop w:val="0"/>
      <w:marBottom w:val="0"/>
      <w:divBdr>
        <w:top w:val="none" w:sz="0" w:space="0" w:color="auto"/>
        <w:left w:val="none" w:sz="0" w:space="0" w:color="auto"/>
        <w:bottom w:val="none" w:sz="0" w:space="0" w:color="auto"/>
        <w:right w:val="none" w:sz="0" w:space="0" w:color="auto"/>
      </w:divBdr>
    </w:div>
    <w:div w:id="1476139424">
      <w:bodyDiv w:val="1"/>
      <w:marLeft w:val="0"/>
      <w:marRight w:val="0"/>
      <w:marTop w:val="0"/>
      <w:marBottom w:val="0"/>
      <w:divBdr>
        <w:top w:val="none" w:sz="0" w:space="0" w:color="auto"/>
        <w:left w:val="none" w:sz="0" w:space="0" w:color="auto"/>
        <w:bottom w:val="none" w:sz="0" w:space="0" w:color="auto"/>
        <w:right w:val="none" w:sz="0" w:space="0" w:color="auto"/>
      </w:divBdr>
    </w:div>
    <w:div w:id="1504592762">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2130415">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hoopshype.com/salaries/"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espn.com/nba/salarie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havikapatil/Capston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tats.nba.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nb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4</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5</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6</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7</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8</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9</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10</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11</b:RefOrder>
  </b:Source>
  <b:Source>
    <b:Tag>ble09</b:Tag>
    <b:SourceType>InternetSite</b:SourceType>
    <b:Guid>{5478F5FD-9EFC-4874-B2C6-7FCAD5D802D1}</b:Guid>
    <b:Author>
      <b:Author>
        <b:Corporate>Bleacher Report, Inc.</b:Corporate>
      </b:Author>
    </b:Author>
    <b:Title>Cracking the Code: How to Calculate Hollinger's PER Without All the Mess</b:Title>
    <b:InternetSiteTitle>bleacherreport.com</b:InternetSiteTitle>
    <b:Year>2009</b:Year>
    <b:Month>January</b:Month>
    <b:Day>19</b:Day>
    <b:URL>https://bleacherreport.com/articles/113144-cracking-the-code-how-to-calculate-hollingers-per-without-all-the-mess</b:URL>
    <b:RefOrder>1</b:RefOrder>
  </b:Source>
</b:Sources>
</file>

<file path=customXml/itemProps1.xml><?xml version="1.0" encoding="utf-8"?>
<ds:datastoreItem xmlns:ds="http://schemas.openxmlformats.org/officeDocument/2006/customXml" ds:itemID="{3CB87693-868B-48EF-A208-D1A8BD6AA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3723</Words>
  <Characters>21226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2</cp:revision>
  <dcterms:created xsi:type="dcterms:W3CDTF">2021-04-08T04:13:00Z</dcterms:created>
  <dcterms:modified xsi:type="dcterms:W3CDTF">2021-04-08T04:13:00Z</dcterms:modified>
</cp:coreProperties>
</file>