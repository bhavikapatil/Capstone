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05AA7" w14:textId="68364F88" w:rsidR="006F73C5" w:rsidRPr="00781AC2" w:rsidRDefault="006F73C5" w:rsidP="009A54B0">
      <w:pPr>
        <w:jc w:val="center"/>
        <w:rPr>
          <w:rFonts w:ascii="Calibri" w:hAnsi="Calibri" w:cs="Calibri"/>
        </w:rPr>
      </w:pPr>
    </w:p>
    <w:p w14:paraId="31C3730A" w14:textId="589F2E95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  <w:sz w:val="48"/>
          <w:szCs w:val="48"/>
        </w:rPr>
      </w:pPr>
      <w:r w:rsidRPr="00781AC2">
        <w:rPr>
          <w:rFonts w:ascii="Calibri" w:hAnsi="Calibri" w:cs="Calibri"/>
          <w:sz w:val="48"/>
          <w:szCs w:val="48"/>
        </w:rPr>
        <w:br/>
        <w:t>McMaster University</w:t>
      </w:r>
    </w:p>
    <w:p w14:paraId="32211E26" w14:textId="77777777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</w:rPr>
      </w:pPr>
    </w:p>
    <w:p w14:paraId="3B8E77A3" w14:textId="77777777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</w:rPr>
      </w:pPr>
    </w:p>
    <w:p w14:paraId="63908E44" w14:textId="77777777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</w:rPr>
      </w:pPr>
    </w:p>
    <w:p w14:paraId="3BAEAFAE" w14:textId="77777777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</w:rPr>
      </w:pPr>
    </w:p>
    <w:p w14:paraId="37966C0C" w14:textId="77777777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</w:rPr>
      </w:pPr>
    </w:p>
    <w:p w14:paraId="20BBC6ED" w14:textId="77777777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</w:rPr>
      </w:pPr>
    </w:p>
    <w:p w14:paraId="5ECB3F46" w14:textId="77777777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</w:rPr>
      </w:pPr>
    </w:p>
    <w:p w14:paraId="36473DB7" w14:textId="77777777" w:rsidR="006F73C5" w:rsidRPr="00781AC2" w:rsidRDefault="006F73C5" w:rsidP="009A54B0">
      <w:pPr>
        <w:spacing w:after="0" w:line="240" w:lineRule="auto"/>
        <w:contextualSpacing/>
        <w:jc w:val="center"/>
        <w:rPr>
          <w:rFonts w:ascii="Calibri" w:hAnsi="Calibri" w:cs="Calibri"/>
        </w:rPr>
      </w:pPr>
    </w:p>
    <w:p w14:paraId="661774CA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2CE84506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65ACB046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2CF35701" w14:textId="77777777" w:rsidR="006F73C5" w:rsidRPr="00781AC2" w:rsidRDefault="006F73C5" w:rsidP="009A54B0">
      <w:pPr>
        <w:spacing w:after="0" w:line="240" w:lineRule="auto"/>
        <w:ind w:left="567" w:right="567"/>
        <w:contextualSpacing/>
        <w:jc w:val="center"/>
        <w:rPr>
          <w:rFonts w:ascii="Calibri" w:hAnsi="Calibri" w:cs="Calibri"/>
          <w:sz w:val="72"/>
          <w:szCs w:val="72"/>
        </w:rPr>
      </w:pPr>
      <w:r w:rsidRPr="00781AC2">
        <w:rPr>
          <w:rFonts w:ascii="Calibri" w:hAnsi="Calibri" w:cs="Calibri"/>
          <w:sz w:val="72"/>
          <w:szCs w:val="72"/>
        </w:rPr>
        <w:t>PROJECT RAPTORS REBOUND</w:t>
      </w:r>
    </w:p>
    <w:p w14:paraId="0E5D9895" w14:textId="1E23A5DF" w:rsidR="006F73C5" w:rsidRPr="00781AC2" w:rsidRDefault="006F73C5" w:rsidP="009A54B0">
      <w:pPr>
        <w:spacing w:after="0" w:line="240" w:lineRule="auto"/>
        <w:ind w:left="1440" w:right="1440" w:hanging="284"/>
        <w:contextualSpacing/>
        <w:jc w:val="center"/>
        <w:rPr>
          <w:rFonts w:ascii="Calibri" w:hAnsi="Calibri" w:cs="Calibri"/>
          <w:sz w:val="24"/>
          <w:szCs w:val="24"/>
        </w:rPr>
      </w:pPr>
      <w:r w:rsidRPr="00781AC2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49C0D9F" wp14:editId="33F376DC">
                <wp:simplePos x="0" y="0"/>
                <wp:positionH relativeFrom="column">
                  <wp:posOffset>694055</wp:posOffset>
                </wp:positionH>
                <wp:positionV relativeFrom="paragraph">
                  <wp:posOffset>114299</wp:posOffset>
                </wp:positionV>
                <wp:extent cx="5443220" cy="0"/>
                <wp:effectExtent l="0" t="0" r="0" b="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32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7B52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4.65pt;margin-top:9pt;width:428.6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" strokecolor="#d55816 [3205]" strokeweight="2pt"/>
            </w:pict>
          </mc:Fallback>
        </mc:AlternateContent>
      </w:r>
    </w:p>
    <w:p w14:paraId="100295A6" w14:textId="52F598DC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  <w:sz w:val="52"/>
          <w:szCs w:val="52"/>
        </w:rPr>
      </w:pPr>
      <w:r w:rsidRPr="00781AC2">
        <w:rPr>
          <w:rFonts w:ascii="Calibri" w:hAnsi="Calibri" w:cs="Calibri"/>
          <w:sz w:val="52"/>
          <w:szCs w:val="52"/>
        </w:rPr>
        <w:t>DAT 205 - CAPSTONE</w:t>
      </w:r>
    </w:p>
    <w:p w14:paraId="37B35017" w14:textId="6D8A071D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  <w:sz w:val="32"/>
          <w:szCs w:val="32"/>
        </w:rPr>
      </w:pPr>
    </w:p>
    <w:p w14:paraId="75145287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27AEEC85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7CB47E4F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335E8E4B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4D8594CF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18AAA091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</w:rPr>
      </w:pPr>
    </w:p>
    <w:p w14:paraId="64DEAC92" w14:textId="77777777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  <w:b/>
          <w:bCs/>
        </w:rPr>
      </w:pPr>
    </w:p>
    <w:p w14:paraId="4D8F4B55" w14:textId="633FC551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  <w:b/>
          <w:bCs/>
        </w:rPr>
      </w:pPr>
      <w:r w:rsidRPr="00781AC2">
        <w:rPr>
          <w:rFonts w:ascii="Calibri" w:hAnsi="Calibri" w:cs="Calibri"/>
          <w:b/>
          <w:bCs/>
          <w:sz w:val="32"/>
          <w:szCs w:val="32"/>
        </w:rPr>
        <w:t>WINTER 2021 – GROUP 1</w:t>
      </w:r>
    </w:p>
    <w:p w14:paraId="0D49E41C" w14:textId="117B0074" w:rsidR="006F73C5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  <w:sz w:val="32"/>
          <w:szCs w:val="32"/>
        </w:rPr>
      </w:pPr>
      <w:proofErr w:type="spellStart"/>
      <w:r w:rsidRPr="00781AC2">
        <w:rPr>
          <w:rFonts w:ascii="Calibri" w:hAnsi="Calibri" w:cs="Calibri"/>
          <w:sz w:val="32"/>
          <w:szCs w:val="32"/>
        </w:rPr>
        <w:t>Bhavika</w:t>
      </w:r>
      <w:proofErr w:type="spellEnd"/>
      <w:r w:rsidRPr="00781AC2">
        <w:rPr>
          <w:rFonts w:ascii="Calibri" w:hAnsi="Calibri" w:cs="Calibri"/>
          <w:sz w:val="32"/>
          <w:szCs w:val="32"/>
        </w:rPr>
        <w:t xml:space="preserve"> Patil</w:t>
      </w:r>
    </w:p>
    <w:p w14:paraId="0A187B13" w14:textId="3313E570" w:rsidR="0066634E" w:rsidRPr="00781AC2" w:rsidRDefault="006F73C5" w:rsidP="009A54B0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  <w:sz w:val="32"/>
          <w:szCs w:val="32"/>
        </w:rPr>
      </w:pPr>
      <w:r w:rsidRPr="00781AC2">
        <w:rPr>
          <w:rFonts w:ascii="Calibri" w:hAnsi="Calibri" w:cs="Calibri"/>
          <w:sz w:val="32"/>
          <w:szCs w:val="32"/>
        </w:rPr>
        <w:t>Cindy Guo</w:t>
      </w:r>
    </w:p>
    <w:p w14:paraId="6864B047" w14:textId="72A2DC32" w:rsidR="00F00127" w:rsidRPr="00781AC2" w:rsidRDefault="00D363CE" w:rsidP="00B14161">
      <w:pPr>
        <w:spacing w:after="0" w:line="240" w:lineRule="auto"/>
        <w:ind w:left="1440" w:right="1440"/>
        <w:contextualSpacing/>
        <w:jc w:val="center"/>
        <w:rPr>
          <w:rFonts w:ascii="Calibri" w:hAnsi="Calibri" w:cs="Calibri"/>
          <w:sz w:val="32"/>
          <w:szCs w:val="32"/>
        </w:rPr>
        <w:sectPr w:rsidR="00F00127" w:rsidRPr="00781AC2" w:rsidSect="00F623D7">
          <w:pgSz w:w="12240" w:h="15840"/>
          <w:pgMar w:top="1440" w:right="1041" w:bottom="1440" w:left="851" w:header="720" w:footer="720" w:gutter="0"/>
          <w:cols w:space="720"/>
          <w:docGrid w:linePitch="360"/>
        </w:sectPr>
      </w:pPr>
      <w:r w:rsidRPr="00781AC2">
        <w:rPr>
          <w:rFonts w:ascii="Calibri" w:hAnsi="Calibri" w:cs="Calibri"/>
          <w:sz w:val="32"/>
          <w:szCs w:val="32"/>
        </w:rPr>
        <w:t>Dennis Hung</w:t>
      </w:r>
    </w:p>
    <w:sdt>
      <w:sdtPr>
        <w:rPr>
          <w:rFonts w:ascii="Calibri" w:eastAsiaTheme="minorHAnsi" w:hAnsi="Calibri" w:cs="Calibri"/>
          <w:caps w:val="0"/>
          <w:color w:val="auto"/>
          <w:spacing w:val="0"/>
          <w:sz w:val="20"/>
          <w:szCs w:val="20"/>
        </w:rPr>
        <w:id w:val="-208782994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3F4D28CE" w14:textId="483784AB" w:rsidR="000750EB" w:rsidRPr="00781AC2" w:rsidRDefault="000750EB" w:rsidP="00F52B3D">
          <w:pPr>
            <w:pStyle w:val="TOCHeading"/>
            <w:jc w:val="center"/>
            <w:rPr>
              <w:rFonts w:ascii="Calibri" w:hAnsi="Calibri" w:cs="Calibri"/>
            </w:rPr>
          </w:pPr>
          <w:r w:rsidRPr="00781AC2">
            <w:rPr>
              <w:rFonts w:ascii="Calibri" w:hAnsi="Calibri" w:cs="Calibri"/>
            </w:rPr>
            <w:t>Table of Contents</w:t>
          </w:r>
        </w:p>
        <w:p w14:paraId="413B6A91" w14:textId="2D0A4EEB" w:rsidR="00F52B3D" w:rsidRDefault="000750EB">
          <w:pPr>
            <w:pStyle w:val="TOC1"/>
            <w:rPr>
              <w:noProof/>
              <w:sz w:val="22"/>
              <w:szCs w:val="22"/>
              <w:lang w:eastAsia="ja-JP"/>
            </w:rPr>
          </w:pPr>
          <w:r w:rsidRPr="00781AC2">
            <w:rPr>
              <w:rFonts w:ascii="Calibri" w:hAnsi="Calibri" w:cs="Calibri"/>
            </w:rPr>
            <w:fldChar w:fldCharType="begin"/>
          </w:r>
          <w:r w:rsidRPr="00781AC2">
            <w:rPr>
              <w:rFonts w:ascii="Calibri" w:hAnsi="Calibri" w:cs="Calibri"/>
            </w:rPr>
            <w:instrText xml:space="preserve"> TOC \o "1-3" \h \z \u </w:instrText>
          </w:r>
          <w:r w:rsidRPr="00781AC2">
            <w:rPr>
              <w:rFonts w:ascii="Calibri" w:hAnsi="Calibri" w:cs="Calibri"/>
            </w:rPr>
            <w:fldChar w:fldCharType="separate"/>
          </w:r>
          <w:hyperlink w:anchor="_Toc68726167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Executive Summary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_Toc68726167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3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1F741F35" w14:textId="49C00626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68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Business Goal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_Toc68726168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4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44DE08A0" w14:textId="57594674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69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Objectives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_Toc68726169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4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14FDA9D6" w14:textId="62D54FEB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70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Data Description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_Toc68726170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5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626923B3" w14:textId="46CDEC40" w:rsidR="00F52B3D" w:rsidRDefault="0035631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ja-JP"/>
            </w:rPr>
          </w:pPr>
          <w:hyperlink w:anchor="_Toc68726171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Gathering data – nba api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_Toc68726171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5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768B6344" w14:textId="2DC894D1" w:rsidR="00F52B3D" w:rsidRDefault="0035631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ja-JP"/>
            </w:rPr>
          </w:pPr>
          <w:hyperlink w:anchor="_Toc68726172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Gathering data – Salary Data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_Toc68726172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7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5C6C0E5A" w14:textId="05DC1B90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73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Implementations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_Toc68726173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9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386F8D34" w14:textId="2614C92C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74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Data Preparation and Analysis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_Toc68726174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9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2A88DD0F" w14:textId="036545AC" w:rsidR="00F52B3D" w:rsidRDefault="0035631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ja-JP"/>
            </w:rPr>
          </w:pPr>
          <w:hyperlink w:anchor="_Toc68726175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Phase 1: Feature Selection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_Toc68726175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9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5F9541C5" w14:textId="687C9B9E" w:rsidR="00F52B3D" w:rsidRDefault="0035631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ja-JP"/>
            </w:rPr>
          </w:pPr>
          <w:hyperlink w:anchor="_Toc68726176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Phase 2: Player Selection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_Toc68726176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12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7C08FAAE" w14:textId="0BEDA722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77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Results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_Toc68726177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14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7F85D66D" w14:textId="77FFA94D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78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Conclusions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_Toc68726178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16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4C7FFF1F" w14:textId="62B0A178" w:rsidR="00F52B3D" w:rsidRDefault="0035631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ja-JP"/>
            </w:rPr>
          </w:pPr>
          <w:hyperlink w:anchor="_Toc68726179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Recommendations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_Toc68726179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16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656B14E9" w14:textId="4B0B5CBF" w:rsidR="00F52B3D" w:rsidRDefault="0035631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ja-JP"/>
            </w:rPr>
          </w:pPr>
          <w:hyperlink w:anchor="_Toc68726180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Limitations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_Toc68726180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17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580E27E1" w14:textId="211EE9F3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81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References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_Toc68726181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18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321CB888" w14:textId="4E2F9189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82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APPENDIX A: Project Planning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_Toc68726182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19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12E0126D" w14:textId="7D7C6ABB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83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APPENDIX B: Implementation Tools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_Toc68726183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20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392F8AFB" w14:textId="652C5B67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84" w:history="1">
            <w:r w:rsidR="00F52B3D" w:rsidRPr="00AD3F5E">
              <w:rPr>
                <w:rStyle w:val="Hyperlink"/>
                <w:rFonts w:ascii="Calibri" w:hAnsi="Calibri" w:cs="Calibri"/>
                <w:noProof/>
                <w:lang w:val="fr-FR"/>
              </w:rPr>
              <w:t>APPENDIX C: Correlation Matrix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_Toc68726184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21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6FF39F8A" w14:textId="4CD3111B" w:rsidR="00F52B3D" w:rsidRDefault="00356317">
          <w:pPr>
            <w:pStyle w:val="TOC1"/>
            <w:rPr>
              <w:noProof/>
              <w:sz w:val="22"/>
              <w:szCs w:val="22"/>
              <w:lang w:eastAsia="ja-JP"/>
            </w:rPr>
          </w:pPr>
          <w:hyperlink w:anchor="_Toc68726185" w:history="1">
            <w:r w:rsidR="00F52B3D" w:rsidRPr="00AD3F5E">
              <w:rPr>
                <w:rStyle w:val="Hyperlink"/>
                <w:rFonts w:ascii="Calibri" w:hAnsi="Calibri" w:cs="Calibri"/>
                <w:noProof/>
              </w:rPr>
              <w:t>APPENDIX D: Feature Importance</w:t>
            </w:r>
            <w:r w:rsidR="00F52B3D">
              <w:rPr>
                <w:noProof/>
                <w:webHidden/>
              </w:rPr>
              <w:tab/>
            </w:r>
            <w:r w:rsidR="00F52B3D">
              <w:rPr>
                <w:noProof/>
                <w:webHidden/>
              </w:rPr>
              <w:fldChar w:fldCharType="begin"/>
            </w:r>
            <w:r w:rsidR="00F52B3D">
              <w:rPr>
                <w:noProof/>
                <w:webHidden/>
              </w:rPr>
              <w:instrText xml:space="preserve"> PAGEREF _Toc68726185 \h </w:instrText>
            </w:r>
            <w:r w:rsidR="00F52B3D">
              <w:rPr>
                <w:noProof/>
                <w:webHidden/>
              </w:rPr>
            </w:r>
            <w:r w:rsidR="00F52B3D">
              <w:rPr>
                <w:noProof/>
                <w:webHidden/>
              </w:rPr>
              <w:fldChar w:fldCharType="separate"/>
            </w:r>
            <w:r w:rsidR="00F52B3D">
              <w:rPr>
                <w:noProof/>
                <w:webHidden/>
              </w:rPr>
              <w:t>23</w:t>
            </w:r>
            <w:r w:rsidR="00F52B3D">
              <w:rPr>
                <w:noProof/>
                <w:webHidden/>
              </w:rPr>
              <w:fldChar w:fldCharType="end"/>
            </w:r>
          </w:hyperlink>
        </w:p>
        <w:p w14:paraId="0E233284" w14:textId="703C6199" w:rsidR="000750EB" w:rsidRPr="00781AC2" w:rsidRDefault="000750EB" w:rsidP="00F52B3D">
          <w:pPr>
            <w:spacing w:before="60" w:after="0"/>
            <w:rPr>
              <w:rFonts w:ascii="Calibri" w:hAnsi="Calibri" w:cs="Calibri"/>
            </w:rPr>
          </w:pPr>
          <w:r w:rsidRPr="00781AC2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7C592886" w14:textId="77777777" w:rsidR="000750EB" w:rsidRPr="00781AC2" w:rsidRDefault="000750EB" w:rsidP="00F52B3D">
      <w:pPr>
        <w:jc w:val="center"/>
        <w:rPr>
          <w:rFonts w:ascii="Calibri" w:hAnsi="Calibri" w:cs="Calibri"/>
        </w:rPr>
      </w:pPr>
    </w:p>
    <w:p w14:paraId="2B320D22" w14:textId="796793D9" w:rsidR="00F91C49" w:rsidRPr="00321CA8" w:rsidRDefault="00F91C49" w:rsidP="00F52B3D">
      <w:pPr>
        <w:jc w:val="center"/>
        <w:rPr>
          <w:rFonts w:ascii="Calibri" w:hAnsi="Calibri" w:cs="Calibri"/>
          <w:b/>
          <w:bCs/>
        </w:rPr>
      </w:pPr>
      <w:r w:rsidRPr="00321CA8">
        <w:rPr>
          <w:rFonts w:ascii="Calibri" w:hAnsi="Calibri" w:cs="Calibri"/>
          <w:b/>
          <w:bCs/>
        </w:rPr>
        <w:t>Figures</w:t>
      </w:r>
    </w:p>
    <w:p w14:paraId="28768E39" w14:textId="38FAEAE1" w:rsidR="003113AA" w:rsidRPr="00781AC2" w:rsidRDefault="00F91C49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r w:rsidRPr="00781AC2">
        <w:rPr>
          <w:rFonts w:ascii="Calibri" w:hAnsi="Calibri" w:cs="Calibri"/>
        </w:rPr>
        <w:fldChar w:fldCharType="begin"/>
      </w:r>
      <w:r w:rsidRPr="00781AC2">
        <w:rPr>
          <w:rFonts w:ascii="Calibri" w:hAnsi="Calibri" w:cs="Calibri"/>
        </w:rPr>
        <w:instrText xml:space="preserve"> TOC \h \z \c "Figure" </w:instrText>
      </w:r>
      <w:r w:rsidRPr="00781AC2">
        <w:rPr>
          <w:rFonts w:ascii="Calibri" w:hAnsi="Calibri" w:cs="Calibri"/>
        </w:rPr>
        <w:fldChar w:fldCharType="separate"/>
      </w:r>
      <w:hyperlink w:anchor="_Toc68641753" w:history="1">
        <w:r w:rsidR="003113AA" w:rsidRPr="00781AC2">
          <w:rPr>
            <w:rStyle w:val="Hyperlink"/>
            <w:rFonts w:ascii="Calibri" w:hAnsi="Calibri" w:cs="Calibri"/>
            <w:noProof/>
          </w:rPr>
          <w:t>Figure 1 Example PlayerGameLogs data subset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_Toc68641753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6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673ADA06" w14:textId="5A9B6EBC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54" w:history="1">
        <w:r w:rsidR="003113AA" w:rsidRPr="00781AC2">
          <w:rPr>
            <w:rStyle w:val="Hyperlink"/>
            <w:rFonts w:ascii="Calibri" w:hAnsi="Calibri" w:cs="Calibri"/>
            <w:noProof/>
          </w:rPr>
          <w:t>Figure 2 Available features for data between 2005 to 2020 (NBA Media Ventures, LLC., 2021)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_Toc68641754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8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57CB16A8" w14:textId="5890318A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55" w:history="1">
        <w:r w:rsidR="003113AA" w:rsidRPr="00781AC2">
          <w:rPr>
            <w:rStyle w:val="Hyperlink"/>
            <w:rFonts w:ascii="Calibri" w:hAnsi="Calibri" w:cs="Calibri"/>
            <w:noProof/>
          </w:rPr>
          <w:t>Figure 3 Example NBA Salary data subset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_Toc68641755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8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25311C40" w14:textId="141B5A9F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56" w:history="1">
        <w:r w:rsidR="003113AA" w:rsidRPr="00781AC2">
          <w:rPr>
            <w:rStyle w:val="Hyperlink"/>
            <w:rFonts w:ascii="Calibri" w:hAnsi="Calibri" w:cs="Calibri"/>
            <w:noProof/>
          </w:rPr>
          <w:t>Figure 4 Available features for salary data between 2015 to 2025 (ESPN and HoopHype)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_Toc68641756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8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68158855" w14:textId="7B58C5D8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57" w:history="1">
        <w:r w:rsidR="003113AA" w:rsidRPr="00781AC2">
          <w:rPr>
            <w:rStyle w:val="Hyperlink"/>
            <w:rFonts w:ascii="Calibri" w:hAnsi="Calibri" w:cs="Calibri"/>
            <w:noProof/>
          </w:rPr>
          <w:t>Figure 7 Process for Phase 1: Feature Selection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_Toc68641757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9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1D1C10DA" w14:textId="1A0F4EC6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58" w:history="1">
        <w:r w:rsidR="003113AA" w:rsidRPr="00781AC2">
          <w:rPr>
            <w:rStyle w:val="Hyperlink"/>
            <w:rFonts w:ascii="Calibri" w:hAnsi="Calibri" w:cs="Calibri"/>
            <w:noProof/>
          </w:rPr>
          <w:t>Figure 9 Feature correlations with values greater than 0.85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_Toc68641758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11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58BF4B38" w14:textId="430C0940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59" w:history="1">
        <w:r w:rsidR="003113AA" w:rsidRPr="00781AC2">
          <w:rPr>
            <w:rStyle w:val="Hyperlink"/>
            <w:rFonts w:ascii="Calibri" w:hAnsi="Calibri" w:cs="Calibri"/>
            <w:noProof/>
          </w:rPr>
          <w:t>Figure 11 Accuracy / F1-Score / Sensitivity / Specificity by Model Comparison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_Toc68641759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12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3DB57CE2" w14:textId="59CEC2D1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60" w:history="1">
        <w:r w:rsidR="003113AA" w:rsidRPr="00781AC2">
          <w:rPr>
            <w:rStyle w:val="Hyperlink"/>
            <w:rFonts w:ascii="Calibri" w:hAnsi="Calibri" w:cs="Calibri"/>
            <w:noProof/>
          </w:rPr>
          <w:t>Figure 12 Plot of Feature Importance by Model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_Toc68641760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12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7684C643" w14:textId="4B1CD2A4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61" w:history="1">
        <w:r w:rsidR="003113AA" w:rsidRPr="00781AC2">
          <w:rPr>
            <w:rStyle w:val="Hyperlink"/>
            <w:rFonts w:ascii="Calibri" w:hAnsi="Calibri" w:cs="Calibri"/>
            <w:noProof/>
          </w:rPr>
          <w:t>Figure 13 Model Feature Importance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_Toc68641761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13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5EB6E236" w14:textId="7169903B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62" w:history="1">
        <w:r w:rsidR="003113AA" w:rsidRPr="00781AC2">
          <w:rPr>
            <w:rStyle w:val="Hyperlink"/>
            <w:rFonts w:ascii="Calibri" w:hAnsi="Calibri" w:cs="Calibri"/>
            <w:noProof/>
          </w:rPr>
          <w:t>Figure 14 Process for Phase 2: Player Selection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_Toc68641762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13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291124C9" w14:textId="1F6EE96B" w:rsidR="003113AA" w:rsidRPr="00781AC2" w:rsidRDefault="00356317" w:rsidP="00F52B3D">
      <w:pPr>
        <w:pStyle w:val="TableofFigures"/>
        <w:tabs>
          <w:tab w:val="right" w:leader="dot" w:pos="9350"/>
        </w:tabs>
        <w:spacing w:before="60"/>
        <w:rPr>
          <w:rFonts w:ascii="Calibri" w:hAnsi="Calibri" w:cs="Calibri"/>
          <w:noProof/>
          <w:sz w:val="22"/>
          <w:szCs w:val="22"/>
          <w:lang w:eastAsia="ja-JP"/>
        </w:rPr>
      </w:pPr>
      <w:hyperlink w:anchor="_Toc68641763" w:history="1">
        <w:r w:rsidR="003113AA" w:rsidRPr="00781AC2">
          <w:rPr>
            <w:rStyle w:val="Hyperlink"/>
            <w:rFonts w:ascii="Calibri" w:hAnsi="Calibri" w:cs="Calibri"/>
            <w:noProof/>
          </w:rPr>
          <w:t>Figure 15 TOR and Non-TOR Player Average Stats Comparison</w:t>
        </w:r>
        <w:r w:rsidR="003113AA" w:rsidRPr="00781AC2">
          <w:rPr>
            <w:rFonts w:ascii="Calibri" w:hAnsi="Calibri" w:cs="Calibri"/>
            <w:noProof/>
            <w:webHidden/>
          </w:rPr>
          <w:tab/>
        </w:r>
        <w:r w:rsidR="003113AA" w:rsidRPr="00781AC2">
          <w:rPr>
            <w:rFonts w:ascii="Calibri" w:hAnsi="Calibri" w:cs="Calibri"/>
            <w:noProof/>
            <w:webHidden/>
          </w:rPr>
          <w:fldChar w:fldCharType="begin"/>
        </w:r>
        <w:r w:rsidR="003113AA" w:rsidRPr="00781AC2">
          <w:rPr>
            <w:rFonts w:ascii="Calibri" w:hAnsi="Calibri" w:cs="Calibri"/>
            <w:noProof/>
            <w:webHidden/>
          </w:rPr>
          <w:instrText xml:space="preserve"> PAGEREF _Toc68641763 \h </w:instrText>
        </w:r>
        <w:r w:rsidR="003113AA" w:rsidRPr="00781AC2">
          <w:rPr>
            <w:rFonts w:ascii="Calibri" w:hAnsi="Calibri" w:cs="Calibri"/>
            <w:noProof/>
            <w:webHidden/>
          </w:rPr>
        </w:r>
        <w:r w:rsidR="003113AA" w:rsidRPr="00781AC2">
          <w:rPr>
            <w:rFonts w:ascii="Calibri" w:hAnsi="Calibri" w:cs="Calibri"/>
            <w:noProof/>
            <w:webHidden/>
          </w:rPr>
          <w:fldChar w:fldCharType="separate"/>
        </w:r>
        <w:r w:rsidR="003113AA" w:rsidRPr="00781AC2">
          <w:rPr>
            <w:rFonts w:ascii="Calibri" w:hAnsi="Calibri" w:cs="Calibri"/>
            <w:noProof/>
            <w:webHidden/>
          </w:rPr>
          <w:t>14</w:t>
        </w:r>
        <w:r w:rsidR="003113AA" w:rsidRPr="00781AC2">
          <w:rPr>
            <w:rFonts w:ascii="Calibri" w:hAnsi="Calibri" w:cs="Calibri"/>
            <w:noProof/>
            <w:webHidden/>
          </w:rPr>
          <w:fldChar w:fldCharType="end"/>
        </w:r>
      </w:hyperlink>
    </w:p>
    <w:p w14:paraId="5268166B" w14:textId="77777777" w:rsidR="00321CA8" w:rsidRDefault="00F91C49" w:rsidP="00F52B3D">
      <w:pPr>
        <w:rPr>
          <w:rFonts w:ascii="Calibri" w:hAnsi="Calibri" w:cs="Calibri"/>
        </w:rPr>
        <w:sectPr w:rsidR="00321CA8" w:rsidSect="00F623D7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81AC2">
        <w:rPr>
          <w:rFonts w:ascii="Calibri" w:hAnsi="Calibri" w:cs="Calibri"/>
        </w:rPr>
        <w:fldChar w:fldCharType="end"/>
      </w:r>
    </w:p>
    <w:p w14:paraId="64A74713" w14:textId="2FEA811E" w:rsidR="00882DB0" w:rsidRPr="00781AC2" w:rsidRDefault="00882DB0" w:rsidP="00F52B3D">
      <w:pPr>
        <w:spacing w:before="0" w:after="0"/>
        <w:rPr>
          <w:rFonts w:ascii="Calibri" w:hAnsi="Calibri" w:cs="Calibri"/>
        </w:rPr>
      </w:pPr>
    </w:p>
    <w:p w14:paraId="76F498C1" w14:textId="700AC2B2" w:rsidR="009A54B0" w:rsidRPr="00781AC2" w:rsidRDefault="00882DB0" w:rsidP="00F52B3D">
      <w:pPr>
        <w:pStyle w:val="Heading1"/>
        <w:jc w:val="center"/>
        <w:rPr>
          <w:rFonts w:ascii="Calibri" w:hAnsi="Calibri" w:cs="Calibri"/>
        </w:rPr>
      </w:pPr>
      <w:bookmarkStart w:id="0" w:name="_Toc68726167"/>
      <w:r w:rsidRPr="00781AC2">
        <w:rPr>
          <w:rFonts w:ascii="Calibri" w:hAnsi="Calibri" w:cs="Calibri"/>
        </w:rPr>
        <w:t>Executive Summary</w:t>
      </w:r>
      <w:bookmarkEnd w:id="0"/>
    </w:p>
    <w:p w14:paraId="1F81F701" w14:textId="67DC1B40" w:rsidR="00B91289" w:rsidRPr="00781AC2" w:rsidRDefault="00B91289" w:rsidP="00F52B3D">
      <w:pPr>
        <w:keepLines/>
        <w:tabs>
          <w:tab w:val="center" w:pos="4680"/>
          <w:tab w:val="right" w:pos="9360"/>
        </w:tabs>
        <w:contextualSpacing/>
        <w:mirrorIndents/>
        <w:jc w:val="center"/>
        <w:rPr>
          <w:rFonts w:ascii="Calibri" w:hAnsi="Calibri" w:cs="Calibri"/>
          <w:spacing w:val="20"/>
          <w:sz w:val="26"/>
          <w:szCs w:val="26"/>
        </w:rPr>
      </w:pPr>
      <w:r w:rsidRPr="00781AC2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108131F" wp14:editId="3DC691B1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5905500" cy="523875"/>
                <wp:effectExtent l="0" t="0" r="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523875"/>
                        </a:xfrm>
                        <a:prstGeom prst="rect">
                          <a:avLst/>
                        </a:prstGeom>
                        <a:solidFill>
                          <a:srgbClr val="FBCCC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589D5" id="Rectangle 4" o:spid="_x0000_s1026" style="position:absolute;margin-left:413.8pt;margin-top:17.7pt;width:465pt;height:41.25pt;z-index:-25165824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" fillcolor="#fbccc4" stroked="f" strokeweight="1pt">
                <w10:wrap anchorx="margin"/>
              </v:rect>
            </w:pict>
          </mc:Fallback>
        </mc:AlternateContent>
      </w:r>
    </w:p>
    <w:p w14:paraId="0DA588C8" w14:textId="4C63DA0A" w:rsidR="00825369" w:rsidRPr="00B54C91" w:rsidRDefault="00825369" w:rsidP="00F52B3D">
      <w:pPr>
        <w:keepLines/>
        <w:tabs>
          <w:tab w:val="center" w:pos="4680"/>
          <w:tab w:val="right" w:pos="9360"/>
        </w:tabs>
        <w:contextualSpacing/>
        <w:mirrorIndents/>
        <w:jc w:val="center"/>
        <w:rPr>
          <w:rFonts w:ascii="Calibri" w:hAnsi="Calibri" w:cs="Calibri"/>
          <w:spacing w:val="20"/>
          <w:sz w:val="22"/>
          <w:szCs w:val="22"/>
        </w:rPr>
      </w:pPr>
      <w:r w:rsidRPr="00B54C91">
        <w:rPr>
          <w:rFonts w:ascii="Calibri" w:hAnsi="Calibri" w:cs="Calibri"/>
          <w:spacing w:val="20"/>
          <w:sz w:val="22"/>
          <w:szCs w:val="22"/>
        </w:rPr>
        <w:t>HOW TO IMPROVE TORONTO RAPTORS’ CHANCES AT ANOTHER CHAMPIONSHIP RUN WHILE PRESERVING THE TEAM’S LONG-TERM FUTURE</w:t>
      </w:r>
    </w:p>
    <w:p w14:paraId="598E27FF" w14:textId="77777777" w:rsidR="00B54C91" w:rsidRDefault="00B54C91" w:rsidP="00F52B3D">
      <w:pPr>
        <w:spacing w:after="0"/>
        <w:rPr>
          <w:rFonts w:ascii="Calibri" w:hAnsi="Calibri" w:cs="Calibri"/>
          <w:b/>
          <w:bCs/>
          <w:color w:val="673426"/>
          <w:spacing w:val="20"/>
          <w:sz w:val="22"/>
          <w:szCs w:val="22"/>
        </w:rPr>
      </w:pPr>
    </w:p>
    <w:p w14:paraId="47A986B5" w14:textId="4DFF6338" w:rsidR="006D4F79" w:rsidRPr="00781AC2" w:rsidRDefault="006D4F79" w:rsidP="00F52B3D">
      <w:pPr>
        <w:spacing w:after="0"/>
        <w:rPr>
          <w:rFonts w:ascii="Calibri" w:hAnsi="Calibri" w:cs="Calibri"/>
          <w:b/>
          <w:bCs/>
          <w:color w:val="673426"/>
          <w:spacing w:val="20"/>
          <w:sz w:val="22"/>
          <w:szCs w:val="22"/>
        </w:rPr>
      </w:pPr>
      <w:r w:rsidRPr="00781AC2">
        <w:rPr>
          <w:rFonts w:ascii="Calibri" w:hAnsi="Calibri" w:cs="Calibri"/>
          <w:b/>
          <w:bCs/>
          <w:color w:val="673426"/>
          <w:spacing w:val="20"/>
          <w:sz w:val="22"/>
          <w:szCs w:val="22"/>
        </w:rPr>
        <w:t>PROBLEM DESCRIPTION</w:t>
      </w:r>
    </w:p>
    <w:p w14:paraId="0B2E3060" w14:textId="4F341293" w:rsidR="0027201A" w:rsidRDefault="0027201A" w:rsidP="00F52B3D">
      <w:pPr>
        <w:spacing w:after="0"/>
        <w:rPr>
          <w:rFonts w:ascii="Calibri" w:eastAsia="Times New Roman" w:hAnsi="Calibri" w:cs="Calibri"/>
          <w:sz w:val="22"/>
          <w:szCs w:val="22"/>
          <w:lang w:eastAsia="en-CA"/>
        </w:rPr>
      </w:pP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>​Toronto​​ Raptors</w:t>
      </w:r>
      <w:r w:rsidR="00321CA8">
        <w:rPr>
          <w:rFonts w:ascii="Calibri" w:eastAsia="Times New Roman" w:hAnsi="Calibri" w:cs="Calibri"/>
          <w:sz w:val="22"/>
          <w:szCs w:val="22"/>
          <w:lang w:eastAsia="en-CA"/>
        </w:rPr>
        <w:t xml:space="preserve"> is</w:t>
      </w: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 xml:space="preserve"> the only Canadian franchise in NBA. </w:t>
      </w:r>
      <w:r w:rsidR="00B54C91">
        <w:rPr>
          <w:rFonts w:ascii="Calibri" w:eastAsia="Times New Roman" w:hAnsi="Calibri" w:cs="Calibri"/>
          <w:sz w:val="22"/>
          <w:szCs w:val="22"/>
          <w:lang w:eastAsia="en-CA"/>
        </w:rPr>
        <w:t xml:space="preserve">After </w:t>
      </w: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>w</w:t>
      </w:r>
      <w:r w:rsidR="00B54C91">
        <w:rPr>
          <w:rFonts w:ascii="Calibri" w:eastAsia="Times New Roman" w:hAnsi="Calibri" w:cs="Calibri"/>
          <w:sz w:val="22"/>
          <w:szCs w:val="22"/>
          <w:lang w:eastAsia="en-CA"/>
        </w:rPr>
        <w:t>i</w:t>
      </w: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>n</w:t>
      </w:r>
      <w:r w:rsidR="00B54C91">
        <w:rPr>
          <w:rFonts w:ascii="Calibri" w:eastAsia="Times New Roman" w:hAnsi="Calibri" w:cs="Calibri"/>
          <w:sz w:val="22"/>
          <w:szCs w:val="22"/>
          <w:lang w:eastAsia="en-CA"/>
        </w:rPr>
        <w:t>ning</w:t>
      </w: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 xml:space="preserve"> their first NBA Championship in 2019</w:t>
      </w:r>
      <w:r w:rsidR="00B54C91">
        <w:rPr>
          <w:rFonts w:ascii="Calibri" w:eastAsia="Times New Roman" w:hAnsi="Calibri" w:cs="Calibri"/>
          <w:sz w:val="22"/>
          <w:szCs w:val="22"/>
          <w:lang w:eastAsia="en-CA"/>
        </w:rPr>
        <w:t>, their</w:t>
      </w: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 xml:space="preserve"> performance has been in decline since then. The team’s General Manager is seeking recommendations on improving the team’s chances at another championship run while preserving the team’s long-term future. The GM is also very keen on evaluating if, with the recommendations, Toronto Raptors </w:t>
      </w:r>
      <w:r w:rsidR="00764B3E">
        <w:rPr>
          <w:rFonts w:ascii="Calibri" w:eastAsia="Times New Roman" w:hAnsi="Calibri" w:cs="Calibri"/>
          <w:sz w:val="22"/>
          <w:szCs w:val="22"/>
          <w:lang w:eastAsia="en-CA"/>
        </w:rPr>
        <w:t xml:space="preserve">can </w:t>
      </w: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>improve performance-to-cost effectiveness while retaining the publi</w:t>
      </w:r>
      <w:r w:rsidR="00764B3E">
        <w:rPr>
          <w:rFonts w:ascii="Calibri" w:eastAsia="Times New Roman" w:hAnsi="Calibri" w:cs="Calibri"/>
          <w:sz w:val="22"/>
          <w:szCs w:val="22"/>
          <w:lang w:eastAsia="en-CA"/>
        </w:rPr>
        <w:t>c</w:t>
      </w: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 xml:space="preserve"> interest in the team. </w:t>
      </w:r>
    </w:p>
    <w:p w14:paraId="1BB97403" w14:textId="77777777" w:rsidR="00E50EB3" w:rsidRPr="0027201A" w:rsidRDefault="00E50EB3" w:rsidP="00F52B3D">
      <w:pPr>
        <w:spacing w:after="0"/>
        <w:rPr>
          <w:rFonts w:ascii="Calibri" w:eastAsia="Times New Roman" w:hAnsi="Calibri" w:cs="Calibri"/>
          <w:lang w:eastAsia="en-CA"/>
        </w:rPr>
      </w:pPr>
    </w:p>
    <w:p w14:paraId="085B7612" w14:textId="028E4773" w:rsidR="00D3510C" w:rsidRPr="00781AC2" w:rsidRDefault="00D3510C" w:rsidP="00F52B3D">
      <w:pPr>
        <w:spacing w:after="0"/>
        <w:rPr>
          <w:rFonts w:ascii="Calibri" w:hAnsi="Calibri" w:cs="Calibri"/>
          <w:b/>
          <w:bCs/>
          <w:color w:val="673426"/>
          <w:spacing w:val="20"/>
          <w:sz w:val="22"/>
          <w:szCs w:val="22"/>
        </w:rPr>
      </w:pPr>
      <w:r w:rsidRPr="00781AC2">
        <w:rPr>
          <w:rFonts w:ascii="Calibri" w:hAnsi="Calibri" w:cs="Calibri"/>
          <w:b/>
          <w:bCs/>
          <w:color w:val="673426"/>
          <w:spacing w:val="20"/>
          <w:sz w:val="22"/>
          <w:szCs w:val="22"/>
        </w:rPr>
        <w:t>DATA</w:t>
      </w:r>
    </w:p>
    <w:p w14:paraId="55B73828" w14:textId="105B833C" w:rsidR="00764B3E" w:rsidRDefault="0027201A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Style w:val="gmaildefault"/>
          <w:rFonts w:ascii="Calibri" w:hAnsi="Calibri" w:cs="Calibri"/>
        </w:rPr>
        <w:t>​</w:t>
      </w:r>
      <w:r w:rsidR="00764B3E">
        <w:rPr>
          <w:rFonts w:ascii="Calibri" w:hAnsi="Calibri" w:cs="Calibri"/>
          <w:sz w:val="22"/>
          <w:szCs w:val="22"/>
        </w:rPr>
        <w:t xml:space="preserve">We collected the data hosted by various sources such as player </w:t>
      </w:r>
      <w:ins w:id="1" w:author="Dennis" w:date="2021-04-07T21:53:00Z">
        <w:r w:rsidR="00764B3E">
          <w:rPr>
            <w:rFonts w:ascii="Calibri" w:hAnsi="Calibri" w:cs="Calibri"/>
            <w:sz w:val="22"/>
            <w:szCs w:val="22"/>
          </w:rPr>
          <w:t xml:space="preserve">performance </w:t>
        </w:r>
      </w:ins>
      <w:r w:rsidR="00764B3E">
        <w:rPr>
          <w:rFonts w:ascii="Calibri" w:hAnsi="Calibri" w:cs="Calibri"/>
          <w:sz w:val="22"/>
          <w:szCs w:val="22"/>
        </w:rPr>
        <w:t xml:space="preserve">data from stats.nba.com; and </w:t>
      </w:r>
      <w:r w:rsidR="00764B3E" w:rsidRPr="00781AC2">
        <w:rPr>
          <w:rFonts w:ascii="Calibri" w:hAnsi="Calibri" w:cs="Calibri"/>
          <w:sz w:val="22"/>
          <w:szCs w:val="22"/>
        </w:rPr>
        <w:t xml:space="preserve">player salary data from ESPN and </w:t>
      </w:r>
      <w:proofErr w:type="spellStart"/>
      <w:r w:rsidR="00764B3E" w:rsidRPr="00781AC2">
        <w:rPr>
          <w:rFonts w:ascii="Calibri" w:hAnsi="Calibri" w:cs="Calibri"/>
          <w:sz w:val="22"/>
          <w:szCs w:val="22"/>
        </w:rPr>
        <w:t>HoopsHype</w:t>
      </w:r>
      <w:proofErr w:type="spellEnd"/>
      <w:r w:rsidR="00764B3E" w:rsidRPr="00781AC2">
        <w:rPr>
          <w:rFonts w:ascii="Calibri" w:hAnsi="Calibri" w:cs="Calibri"/>
          <w:sz w:val="22"/>
          <w:szCs w:val="22"/>
        </w:rPr>
        <w:t xml:space="preserve"> websites</w:t>
      </w:r>
      <w:r w:rsidR="00764B3E">
        <w:rPr>
          <w:rFonts w:ascii="Calibri" w:hAnsi="Calibri" w:cs="Calibri"/>
          <w:sz w:val="22"/>
          <w:szCs w:val="22"/>
        </w:rPr>
        <w:t>.</w:t>
      </w:r>
    </w:p>
    <w:p w14:paraId="21C64AE6" w14:textId="77777777" w:rsidR="00E50EB3" w:rsidRPr="00781AC2" w:rsidRDefault="00E50EB3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7023BBAB" w14:textId="74561453" w:rsidR="00230596" w:rsidRPr="00781AC2" w:rsidRDefault="00230596" w:rsidP="00F52B3D">
      <w:pPr>
        <w:spacing w:after="0"/>
        <w:rPr>
          <w:rFonts w:ascii="Calibri" w:hAnsi="Calibri" w:cs="Calibri"/>
          <w:b/>
          <w:bCs/>
          <w:color w:val="673426"/>
          <w:spacing w:val="20"/>
          <w:sz w:val="22"/>
          <w:szCs w:val="22"/>
        </w:rPr>
      </w:pPr>
      <w:r w:rsidRPr="00781AC2">
        <w:rPr>
          <w:rFonts w:ascii="Calibri" w:hAnsi="Calibri" w:cs="Calibri"/>
          <w:b/>
          <w:bCs/>
          <w:color w:val="673426"/>
          <w:spacing w:val="20"/>
          <w:sz w:val="22"/>
          <w:szCs w:val="22"/>
        </w:rPr>
        <w:t>ANALYSIS</w:t>
      </w:r>
    </w:p>
    <w:p w14:paraId="7123B677" w14:textId="48B3B92E" w:rsidR="0027201A" w:rsidRPr="00781AC2" w:rsidRDefault="00F472E4" w:rsidP="00F52B3D">
      <w:pPr>
        <w:spacing w:after="0"/>
        <w:rPr>
          <w:rFonts w:ascii="Calibri" w:eastAsia="Times New Roman" w:hAnsi="Calibri" w:cs="Calibri"/>
          <w:lang w:eastAsia="en-CA"/>
        </w:rPr>
      </w:pPr>
      <w:r w:rsidRPr="00F472E4">
        <w:rPr>
          <w:rFonts w:ascii="Calibri" w:eastAsia="Times New Roman" w:hAnsi="Calibri" w:cs="Calibri"/>
          <w:sz w:val="22"/>
          <w:szCs w:val="22"/>
          <w:lang w:eastAsia="en-CA"/>
        </w:rPr>
        <w:t>​</w:t>
      </w:r>
      <w:r w:rsidR="0027201A" w:rsidRPr="00781AC2">
        <w:rPr>
          <w:rFonts w:ascii="Calibri" w:eastAsia="Times New Roman" w:hAnsi="Calibri" w:cs="Calibri"/>
          <w:sz w:val="22"/>
          <w:szCs w:val="22"/>
          <w:lang w:eastAsia="en-CA"/>
        </w:rPr>
        <w:t>This analysis was done in 2 phases:</w:t>
      </w:r>
    </w:p>
    <w:p w14:paraId="021BF336" w14:textId="34A44C11" w:rsidR="0027201A" w:rsidRPr="0027201A" w:rsidRDefault="0027201A" w:rsidP="00F52B3D">
      <w:pPr>
        <w:spacing w:after="0"/>
        <w:rPr>
          <w:rFonts w:ascii="Calibri" w:eastAsia="Times New Roman" w:hAnsi="Calibri" w:cs="Calibri"/>
          <w:lang w:eastAsia="en-CA"/>
        </w:rPr>
      </w:pP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>Phase 1 - Players’ Feature Selection: We reviewed Toronto Raptors regular and playoff seasons (2014 to 2020). We compared various models and implemented Random Forest to determine the important features; Plus/Minus, Player Efficiency Rating (PER), and Player Impact Estimate (PIE) for the team to win a game.</w:t>
      </w:r>
    </w:p>
    <w:p w14:paraId="054E1B63" w14:textId="1C611715" w:rsidR="0027201A" w:rsidRPr="0027201A" w:rsidRDefault="0027201A" w:rsidP="00F52B3D">
      <w:pPr>
        <w:spacing w:after="0"/>
        <w:rPr>
          <w:rFonts w:ascii="Calibri" w:eastAsia="Times New Roman" w:hAnsi="Calibri" w:cs="Calibri"/>
          <w:lang w:eastAsia="en-CA"/>
        </w:rPr>
      </w:pP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>Phase 2 - Player Selection: We developed a similar model as in Phase 1 using aggregated team data to predict a game outcome. We selected underperforming Toronto players and replaced them with better performing non-Toronto players. We predict</w:t>
      </w:r>
      <w:r w:rsidR="00E50EB3">
        <w:rPr>
          <w:rFonts w:ascii="Calibri" w:eastAsia="Times New Roman" w:hAnsi="Calibri" w:cs="Calibri"/>
          <w:sz w:val="22"/>
          <w:szCs w:val="22"/>
          <w:lang w:eastAsia="en-CA"/>
        </w:rPr>
        <w:t>ed</w:t>
      </w:r>
      <w:r w:rsidRPr="0027201A">
        <w:rPr>
          <w:rFonts w:ascii="Calibri" w:eastAsia="Times New Roman" w:hAnsi="Calibri" w:cs="Calibri"/>
          <w:sz w:val="22"/>
          <w:szCs w:val="22"/>
          <w:lang w:eastAsia="en-CA"/>
        </w:rPr>
        <w:t xml:space="preserve"> the wins on the newly generated data with the replacement players. </w:t>
      </w:r>
    </w:p>
    <w:p w14:paraId="207D645C" w14:textId="79DD91FB" w:rsidR="0027201A" w:rsidRDefault="00E50EB3" w:rsidP="00F52B3D">
      <w:pPr>
        <w:spacing w:after="0"/>
        <w:rPr>
          <w:rFonts w:ascii="Calibri" w:eastAsia="Times New Roman" w:hAnsi="Calibri" w:cs="Calibri"/>
          <w:sz w:val="22"/>
          <w:szCs w:val="22"/>
          <w:lang w:eastAsia="en-CA"/>
        </w:rPr>
      </w:pPr>
      <w:r>
        <w:rPr>
          <w:rFonts w:ascii="Calibri" w:eastAsia="Times New Roman" w:hAnsi="Calibri" w:cs="Calibri"/>
          <w:sz w:val="22"/>
          <w:szCs w:val="22"/>
          <w:lang w:eastAsia="en-CA"/>
        </w:rPr>
        <w:t>The model</w:t>
      </w:r>
      <w:r w:rsidR="0027201A" w:rsidRPr="0027201A">
        <w:rPr>
          <w:rFonts w:ascii="Calibri" w:eastAsia="Times New Roman" w:hAnsi="Calibri" w:cs="Calibri"/>
          <w:sz w:val="22"/>
          <w:szCs w:val="22"/>
          <w:lang w:eastAsia="en-CA"/>
        </w:rPr>
        <w:t xml:space="preserve"> projected a 23%​ ​win improvement.</w:t>
      </w:r>
    </w:p>
    <w:p w14:paraId="44364524" w14:textId="77777777" w:rsidR="00E50EB3" w:rsidRPr="0027201A" w:rsidRDefault="00E50EB3" w:rsidP="00F52B3D">
      <w:pPr>
        <w:spacing w:after="0"/>
        <w:rPr>
          <w:rFonts w:ascii="Calibri" w:eastAsia="Times New Roman" w:hAnsi="Calibri" w:cs="Calibri"/>
          <w:lang w:eastAsia="en-CA"/>
        </w:rPr>
      </w:pPr>
    </w:p>
    <w:p w14:paraId="33DB5D66" w14:textId="057FDB28" w:rsidR="00ED4945" w:rsidRPr="00781AC2" w:rsidRDefault="00CD2772" w:rsidP="00F52B3D">
      <w:pPr>
        <w:spacing w:after="0"/>
        <w:rPr>
          <w:rFonts w:ascii="Calibri" w:hAnsi="Calibri" w:cs="Calibri"/>
          <w:b/>
          <w:bCs/>
          <w:sz w:val="22"/>
          <w:szCs w:val="22"/>
        </w:rPr>
      </w:pPr>
      <w:r w:rsidRPr="00781AC2">
        <w:rPr>
          <w:rFonts w:ascii="Calibri" w:hAnsi="Calibri" w:cs="Calibri"/>
          <w:b/>
          <w:bCs/>
          <w:color w:val="673426"/>
          <w:spacing w:val="20"/>
          <w:sz w:val="22"/>
          <w:szCs w:val="22"/>
        </w:rPr>
        <w:t>RECOMMENDATIONS</w:t>
      </w:r>
    </w:p>
    <w:p w14:paraId="33397D11" w14:textId="77A18012" w:rsidR="00321CA8" w:rsidRDefault="0027201A" w:rsidP="00F52B3D">
      <w:pPr>
        <w:spacing w:after="0"/>
        <w:rPr>
          <w:rFonts w:ascii="Calibri" w:hAnsi="Calibri" w:cs="Calibri"/>
          <w:sz w:val="22"/>
          <w:szCs w:val="22"/>
        </w:rPr>
        <w:sectPr w:rsidR="00321CA8" w:rsidSect="00F623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2" w:name="_Hlk68313873"/>
      <w:r w:rsidRPr="00781AC2">
        <w:rPr>
          <w:rStyle w:val="gmaildefault"/>
          <w:rFonts w:ascii="Calibri" w:hAnsi="Calibri" w:cs="Calibri"/>
        </w:rPr>
        <w:t>​</w:t>
      </w:r>
      <w:r w:rsidRPr="00781AC2">
        <w:rPr>
          <w:rFonts w:ascii="Calibri" w:hAnsi="Calibri" w:cs="Calibri"/>
          <w:sz w:val="22"/>
          <w:szCs w:val="22"/>
        </w:rPr>
        <w:t>For improvements to the Toronto Raptors’ roster</w:t>
      </w:r>
      <w:r w:rsidR="00E50EB3">
        <w:rPr>
          <w:rFonts w:ascii="Calibri" w:hAnsi="Calibri" w:cs="Calibri"/>
          <w:sz w:val="22"/>
          <w:szCs w:val="22"/>
        </w:rPr>
        <w:t>,</w:t>
      </w:r>
      <w:r w:rsidRPr="00781AC2">
        <w:rPr>
          <w:rFonts w:ascii="Calibri" w:hAnsi="Calibri" w:cs="Calibri"/>
          <w:sz w:val="22"/>
          <w:szCs w:val="22"/>
        </w:rPr>
        <w:t xml:space="preserve"> the organization is to look at non-Toronto players with higher values in PLUS_MINUS, PER, and PIE compared to their current roster. These</w:t>
      </w:r>
      <w:r w:rsidR="00E50EB3">
        <w:rPr>
          <w:rFonts w:ascii="Calibri" w:hAnsi="Calibri" w:cs="Calibri"/>
          <w:sz w:val="22"/>
          <w:szCs w:val="22"/>
        </w:rPr>
        <w:t xml:space="preserve"> statistics</w:t>
      </w:r>
      <w:r w:rsidRPr="00781AC2">
        <w:rPr>
          <w:rFonts w:ascii="Calibri" w:hAnsi="Calibri" w:cs="Calibri"/>
          <w:sz w:val="22"/>
          <w:szCs w:val="22"/>
        </w:rPr>
        <w:t xml:space="preserve"> hold potential values in producing team </w:t>
      </w:r>
      <w:r w:rsidR="00E50EB3">
        <w:rPr>
          <w:rFonts w:ascii="Calibri" w:hAnsi="Calibri" w:cs="Calibri"/>
          <w:sz w:val="22"/>
          <w:szCs w:val="22"/>
        </w:rPr>
        <w:t>w</w:t>
      </w:r>
      <w:r w:rsidRPr="00781AC2">
        <w:rPr>
          <w:rFonts w:ascii="Calibri" w:hAnsi="Calibri" w:cs="Calibri"/>
          <w:sz w:val="22"/>
          <w:szCs w:val="22"/>
        </w:rPr>
        <w:t>ins and are underutilized by their current teams.</w:t>
      </w:r>
      <w:r w:rsidRPr="00781AC2">
        <w:rPr>
          <w:rStyle w:val="gmaildefault"/>
          <w:rFonts w:ascii="Calibri" w:hAnsi="Calibri" w:cs="Calibri"/>
          <w:sz w:val="22"/>
          <w:szCs w:val="22"/>
        </w:rPr>
        <w:t>​ </w:t>
      </w:r>
      <w:r w:rsidRPr="00781AC2">
        <w:rPr>
          <w:rFonts w:ascii="Calibri" w:hAnsi="Calibri" w:cs="Calibri"/>
          <w:sz w:val="22"/>
          <w:szCs w:val="22"/>
        </w:rPr>
        <w:t>We recommend players with higher important feature values than the average TOR player and a salary below the average of a TOR player.</w:t>
      </w:r>
    </w:p>
    <w:p w14:paraId="497B124E" w14:textId="19BAED97" w:rsidR="00E44A41" w:rsidRPr="00781AC2" w:rsidRDefault="00E44A41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21B5C933" w14:textId="52296844" w:rsidR="000750EB" w:rsidRPr="00781AC2" w:rsidRDefault="000750EB" w:rsidP="00F52B3D">
      <w:pPr>
        <w:pStyle w:val="Heading1"/>
        <w:spacing w:before="0"/>
        <w:jc w:val="center"/>
        <w:rPr>
          <w:rFonts w:ascii="Calibri" w:hAnsi="Calibri" w:cs="Calibri"/>
        </w:rPr>
      </w:pPr>
      <w:bookmarkStart w:id="3" w:name="_Toc68726168"/>
      <w:bookmarkEnd w:id="2"/>
      <w:r w:rsidRPr="00781AC2">
        <w:rPr>
          <w:rFonts w:ascii="Calibri" w:hAnsi="Calibri" w:cs="Calibri"/>
        </w:rPr>
        <w:t>Business Goal</w:t>
      </w:r>
      <w:bookmarkEnd w:id="3"/>
    </w:p>
    <w:p w14:paraId="2BABF2E7" w14:textId="77777777" w:rsidR="008008BE" w:rsidRPr="008008BE" w:rsidRDefault="008008BE" w:rsidP="00F52B3D">
      <w:pPr>
        <w:spacing w:after="0"/>
        <w:rPr>
          <w:rFonts w:ascii="Calibri" w:eastAsia="Times New Roman" w:hAnsi="Calibri" w:cs="Calibri"/>
          <w:lang w:eastAsia="en-CA"/>
        </w:rPr>
      </w:pPr>
      <w:r w:rsidRPr="008008BE">
        <w:rPr>
          <w:rFonts w:ascii="Calibri" w:eastAsia="Times New Roman" w:hAnsi="Calibri" w:cs="Calibri"/>
          <w:sz w:val="22"/>
          <w:szCs w:val="22"/>
          <w:lang w:eastAsia="en-CA"/>
        </w:rPr>
        <w:t>The Toronto Raptors (TOR) is an NBA championship team with a $2.5 billion market capitalization. The franchise added key players in 2019 who contributed to critical wins during the season and championship playoff run. The team won their first-ever championship title in that season. The team’s performance has been in decline since being crowned 2019 NBA champions.</w:t>
      </w:r>
    </w:p>
    <w:p w14:paraId="7E92456E" w14:textId="77777777" w:rsidR="008008BE" w:rsidRPr="008008BE" w:rsidRDefault="008008BE" w:rsidP="00F52B3D">
      <w:pPr>
        <w:spacing w:after="0"/>
        <w:rPr>
          <w:rFonts w:ascii="Calibri" w:eastAsia="Times New Roman" w:hAnsi="Calibri" w:cs="Calibri"/>
          <w:lang w:eastAsia="en-CA"/>
        </w:rPr>
      </w:pPr>
      <w:r w:rsidRPr="008008BE">
        <w:rPr>
          <w:rFonts w:ascii="Calibri" w:eastAsia="Times New Roman" w:hAnsi="Calibri" w:cs="Calibri"/>
          <w:sz w:val="22"/>
          <w:szCs w:val="22"/>
          <w:lang w:eastAsia="en-CA"/>
        </w:rPr>
        <w:t> </w:t>
      </w:r>
    </w:p>
    <w:p w14:paraId="4C7E9208" w14:textId="77777777" w:rsidR="008008BE" w:rsidRPr="008008BE" w:rsidRDefault="008008BE" w:rsidP="00F52B3D">
      <w:pPr>
        <w:spacing w:after="0"/>
        <w:rPr>
          <w:rFonts w:ascii="Calibri" w:eastAsia="Times New Roman" w:hAnsi="Calibri" w:cs="Calibri"/>
          <w:lang w:eastAsia="en-CA"/>
        </w:rPr>
      </w:pPr>
      <w:r w:rsidRPr="008008BE">
        <w:rPr>
          <w:rFonts w:ascii="Calibri" w:eastAsia="Times New Roman" w:hAnsi="Calibri" w:cs="Calibri"/>
          <w:sz w:val="22"/>
          <w:szCs w:val="22"/>
          <w:lang w:eastAsia="en-CA"/>
        </w:rPr>
        <w:t>The team’s General Manager (GM) and owners are seeking recommendations on improving the team’s chances at another championship run while preserving the team’s long-term future. The recommendations will be in the form of marginal/minor improvements to the player roster. The stakeholders intend to either maintain or improve on the number of wins during the regular season and more importantly, during the playoffs.</w:t>
      </w:r>
    </w:p>
    <w:p w14:paraId="2EB52D86" w14:textId="77777777" w:rsidR="008008BE" w:rsidRPr="008008BE" w:rsidRDefault="008008BE" w:rsidP="00F52B3D">
      <w:pPr>
        <w:spacing w:after="0"/>
        <w:rPr>
          <w:rFonts w:ascii="Calibri" w:eastAsia="Times New Roman" w:hAnsi="Calibri" w:cs="Calibri"/>
          <w:lang w:eastAsia="en-CA"/>
        </w:rPr>
      </w:pPr>
      <w:r w:rsidRPr="008008BE">
        <w:rPr>
          <w:rFonts w:ascii="Calibri" w:eastAsia="Times New Roman" w:hAnsi="Calibri" w:cs="Calibri"/>
          <w:sz w:val="22"/>
          <w:szCs w:val="22"/>
          <w:lang w:eastAsia="en-CA"/>
        </w:rPr>
        <w:t> </w:t>
      </w:r>
    </w:p>
    <w:p w14:paraId="6CF4432B" w14:textId="3EA690FB" w:rsidR="00852A37" w:rsidRDefault="008008BE" w:rsidP="00F52B3D">
      <w:pPr>
        <w:spacing w:after="0"/>
        <w:rPr>
          <w:rFonts w:ascii="Calibri" w:eastAsia="Times New Roman" w:hAnsi="Calibri" w:cs="Calibri"/>
          <w:lang w:eastAsia="en-CA"/>
        </w:rPr>
      </w:pPr>
      <w:r w:rsidRPr="008008BE">
        <w:rPr>
          <w:rFonts w:ascii="Calibri" w:eastAsia="Times New Roman" w:hAnsi="Calibri" w:cs="Calibri"/>
          <w:sz w:val="22"/>
          <w:szCs w:val="22"/>
          <w:lang w:eastAsia="en-CA"/>
        </w:rPr>
        <w:t xml:space="preserve">The organization wants to retain </w:t>
      </w:r>
      <w:r w:rsidR="00B25E02">
        <w:rPr>
          <w:rFonts w:ascii="Calibri" w:eastAsia="Times New Roman" w:hAnsi="Calibri" w:cs="Calibri"/>
          <w:sz w:val="22"/>
          <w:szCs w:val="22"/>
          <w:lang w:eastAsia="en-CA"/>
        </w:rPr>
        <w:t xml:space="preserve">a </w:t>
      </w:r>
      <w:r w:rsidRPr="008008BE">
        <w:rPr>
          <w:rFonts w:ascii="Calibri" w:eastAsia="Times New Roman" w:hAnsi="Calibri" w:cs="Calibri"/>
          <w:sz w:val="22"/>
          <w:szCs w:val="22"/>
          <w:lang w:eastAsia="en-CA"/>
        </w:rPr>
        <w:t>public interest in the team while improving the team’s performance without rebuilding the entire team. A spot in the NBA finals while maintaining the number of regular-season wins would be ideal.</w:t>
      </w:r>
    </w:p>
    <w:p w14:paraId="0F28F00F" w14:textId="77777777" w:rsidR="008008BE" w:rsidRPr="008008BE" w:rsidRDefault="008008BE" w:rsidP="00F52B3D">
      <w:pPr>
        <w:spacing w:after="0"/>
        <w:rPr>
          <w:rFonts w:ascii="Calibri" w:eastAsia="Times New Roman" w:hAnsi="Calibri" w:cs="Calibri"/>
          <w:lang w:eastAsia="en-CA"/>
        </w:rPr>
      </w:pPr>
    </w:p>
    <w:p w14:paraId="7B4590AA" w14:textId="6A7C1B6F" w:rsidR="00E8671D" w:rsidRPr="00781AC2" w:rsidRDefault="009F0052" w:rsidP="00F52B3D">
      <w:pPr>
        <w:pStyle w:val="Heading1"/>
        <w:jc w:val="center"/>
        <w:rPr>
          <w:rFonts w:ascii="Calibri" w:hAnsi="Calibri" w:cs="Calibri"/>
        </w:rPr>
      </w:pPr>
      <w:bookmarkStart w:id="4" w:name="_Toc68726169"/>
      <w:r w:rsidRPr="00781AC2">
        <w:rPr>
          <w:rStyle w:val="Heading1Char"/>
          <w:rFonts w:ascii="Calibri" w:hAnsi="Calibri" w:cs="Calibri"/>
          <w:caps/>
          <w:shd w:val="clear" w:color="auto" w:fill="auto"/>
        </w:rPr>
        <w:t>Objectives</w:t>
      </w:r>
      <w:bookmarkEnd w:id="4"/>
    </w:p>
    <w:p w14:paraId="4C3B3462" w14:textId="5A79C683" w:rsidR="00D77B6B" w:rsidRPr="00D77B6B" w:rsidRDefault="00D77B6B" w:rsidP="00F52B3D">
      <w:pPr>
        <w:spacing w:beforeLines="60" w:before="144" w:after="0"/>
        <w:rPr>
          <w:rFonts w:ascii="Calibri" w:eastAsia="Times New Roman" w:hAnsi="Calibri" w:cs="Calibri"/>
          <w:lang w:eastAsia="en-CA"/>
        </w:rPr>
      </w:pP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 xml:space="preserve">To attain the requirements outlined by the management, we have set 2 objectives. we are looking to determine what features affect team wins/losses and predict how </w:t>
      </w:r>
      <w:r w:rsidR="00AF656C">
        <w:rPr>
          <w:rFonts w:ascii="Calibri" w:eastAsia="Times New Roman" w:hAnsi="Calibri" w:cs="Calibri"/>
          <w:sz w:val="22"/>
          <w:szCs w:val="22"/>
          <w:lang w:eastAsia="en-CA"/>
        </w:rPr>
        <w:t>they</w:t>
      </w: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 xml:space="preserve"> can be improved</w:t>
      </w:r>
      <w:r w:rsidRPr="00356317">
        <w:rPr>
          <w:rFonts w:ascii="Calibri" w:eastAsia="Times New Roman" w:hAnsi="Calibri" w:cs="Calibri"/>
          <w:sz w:val="22"/>
          <w:szCs w:val="22"/>
          <w:highlight w:val="yellow"/>
          <w:lang w:eastAsia="en-CA"/>
        </w:rPr>
        <w:t>/reduced</w:t>
      </w: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 xml:space="preserve"> through changes in the team’s roster. </w:t>
      </w:r>
    </w:p>
    <w:p w14:paraId="16557264" w14:textId="77777777" w:rsidR="00D77B6B" w:rsidRPr="00D77B6B" w:rsidRDefault="00D77B6B" w:rsidP="00F52B3D">
      <w:pPr>
        <w:spacing w:beforeLines="60" w:before="144" w:after="0"/>
        <w:ind w:left="720"/>
        <w:rPr>
          <w:rFonts w:ascii="Calibri" w:eastAsia="Times New Roman" w:hAnsi="Calibri" w:cs="Calibri"/>
          <w:lang w:eastAsia="en-CA"/>
        </w:rPr>
      </w:pP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>1.</w:t>
      </w:r>
      <w:r w:rsidRPr="00D77B6B">
        <w:rPr>
          <w:rFonts w:ascii="Times New Roman" w:eastAsia="Times New Roman" w:hAnsi="Times New Roman" w:cs="Times New Roman"/>
          <w:sz w:val="14"/>
          <w:szCs w:val="14"/>
          <w:lang w:eastAsia="en-CA"/>
        </w:rPr>
        <w:t xml:space="preserve">       </w:t>
      </w: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>The primary objective of this analysis is to determine which features are important to the Toronto Raptors team to produce more wins in the regular season and the playoffs.</w:t>
      </w:r>
    </w:p>
    <w:p w14:paraId="6712112F" w14:textId="77777777" w:rsidR="00D77B6B" w:rsidRPr="00D77B6B" w:rsidRDefault="00D77B6B" w:rsidP="00F52B3D">
      <w:pPr>
        <w:spacing w:beforeLines="60" w:before="144" w:after="0"/>
        <w:ind w:left="720"/>
        <w:rPr>
          <w:rFonts w:ascii="Calibri" w:eastAsia="Times New Roman" w:hAnsi="Calibri" w:cs="Calibri"/>
          <w:lang w:eastAsia="en-CA"/>
        </w:rPr>
      </w:pP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>2.</w:t>
      </w:r>
      <w:r w:rsidRPr="00D77B6B">
        <w:rPr>
          <w:rFonts w:ascii="Times New Roman" w:eastAsia="Times New Roman" w:hAnsi="Times New Roman" w:cs="Times New Roman"/>
          <w:sz w:val="14"/>
          <w:szCs w:val="14"/>
          <w:lang w:eastAsia="en-CA"/>
        </w:rPr>
        <w:t xml:space="preserve">       </w:t>
      </w: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>The secondary objective is to review team players’ performance-to-cost effectiveness.</w:t>
      </w:r>
    </w:p>
    <w:p w14:paraId="5D285430" w14:textId="3BE24A59" w:rsidR="00D77B6B" w:rsidRPr="00D77B6B" w:rsidRDefault="00D77B6B" w:rsidP="00F52B3D">
      <w:pPr>
        <w:spacing w:beforeLines="60" w:before="144" w:after="0"/>
        <w:rPr>
          <w:rFonts w:ascii="Calibri" w:eastAsia="Times New Roman" w:hAnsi="Calibri" w:cs="Calibri"/>
          <w:lang w:eastAsia="en-CA"/>
        </w:rPr>
      </w:pP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 xml:space="preserve">The scope of this analysis will </w:t>
      </w:r>
      <w:r w:rsidRPr="00356317">
        <w:rPr>
          <w:rFonts w:ascii="Calibri" w:eastAsia="Times New Roman" w:hAnsi="Calibri" w:cs="Calibri"/>
          <w:sz w:val="22"/>
          <w:szCs w:val="22"/>
          <w:highlight w:val="yellow"/>
          <w:lang w:eastAsia="en-CA"/>
        </w:rPr>
        <w:t>be to</w:t>
      </w: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 xml:space="preserve"> focus on the historical player data from </w:t>
      </w:r>
      <w:r w:rsidRPr="00356317">
        <w:rPr>
          <w:rFonts w:ascii="Calibri" w:eastAsia="Times New Roman" w:hAnsi="Calibri" w:cs="Calibri"/>
          <w:sz w:val="22"/>
          <w:szCs w:val="22"/>
          <w:highlight w:val="yellow"/>
          <w:lang w:eastAsia="en-CA"/>
        </w:rPr>
        <w:t>2005 to 2020</w:t>
      </w:r>
      <w:r w:rsidRPr="00D77B6B">
        <w:rPr>
          <w:rFonts w:ascii="Calibri" w:eastAsia="Times New Roman" w:hAnsi="Calibri" w:cs="Calibri"/>
          <w:sz w:val="22"/>
          <w:szCs w:val="22"/>
          <w:lang w:eastAsia="en-CA"/>
        </w:rPr>
        <w:t xml:space="preserve"> as this closely represents the players of the current era. The performance baseline of the team and players will be established using the data for the Toronto Raptors 2019-2020 season. These statistics will be used to indicate performance features for the team and the individual players.</w:t>
      </w:r>
    </w:p>
    <w:p w14:paraId="04FC8272" w14:textId="76B24512" w:rsidR="00D77B6B" w:rsidRPr="00D77B6B" w:rsidRDefault="00D77B6B" w:rsidP="00F52B3D">
      <w:pPr>
        <w:spacing w:beforeLines="60" w:before="144" w:after="0"/>
        <w:rPr>
          <w:rFonts w:ascii="Calibri" w:eastAsia="Times New Roman" w:hAnsi="Calibri" w:cs="Calibri"/>
          <w:lang w:eastAsia="en-CA"/>
        </w:rPr>
      </w:pPr>
      <w:r w:rsidRPr="00D77B6B">
        <w:rPr>
          <w:rFonts w:ascii="Calibri" w:eastAsia="Times New Roman" w:hAnsi="Calibri" w:cs="Calibri"/>
          <w:sz w:val="22"/>
          <w:szCs w:val="22"/>
          <w:lang w:val="en-US" w:eastAsia="en-CA"/>
        </w:rPr>
        <w:t>To simplify the analysis</w:t>
      </w:r>
      <w:r w:rsidR="00356317">
        <w:rPr>
          <w:rFonts w:ascii="Calibri" w:eastAsia="Times New Roman" w:hAnsi="Calibri" w:cs="Calibri"/>
          <w:sz w:val="22"/>
          <w:szCs w:val="22"/>
          <w:lang w:val="en-US" w:eastAsia="en-CA"/>
        </w:rPr>
        <w:t>,</w:t>
      </w:r>
      <w:r w:rsidRPr="00D77B6B">
        <w:rPr>
          <w:rFonts w:ascii="Calibri" w:eastAsia="Times New Roman" w:hAnsi="Calibri" w:cs="Calibri"/>
          <w:sz w:val="22"/>
          <w:szCs w:val="22"/>
          <w:lang w:val="en-US" w:eastAsia="en-CA"/>
        </w:rPr>
        <w:t xml:space="preserve"> the following assumptions were made:</w:t>
      </w:r>
    </w:p>
    <w:p w14:paraId="66251279" w14:textId="0A5BD5D2" w:rsidR="00D77B6B" w:rsidRPr="00356317" w:rsidRDefault="00D77B6B" w:rsidP="00F52B3D">
      <w:pPr>
        <w:pStyle w:val="ListParagraph"/>
        <w:numPr>
          <w:ilvl w:val="0"/>
          <w:numId w:val="28"/>
        </w:numPr>
        <w:spacing w:beforeLines="60" w:before="144" w:after="0"/>
        <w:rPr>
          <w:rFonts w:ascii="Calibri" w:eastAsia="Times New Roman" w:hAnsi="Calibri" w:cs="Calibri"/>
          <w:highlight w:val="yellow"/>
          <w:lang w:eastAsia="en-CA"/>
        </w:rPr>
      </w:pPr>
      <w:r w:rsidRPr="00356317">
        <w:rPr>
          <w:rFonts w:ascii="Calibri" w:eastAsia="Times New Roman" w:hAnsi="Calibri" w:cs="Calibri"/>
          <w:sz w:val="22"/>
          <w:szCs w:val="22"/>
          <w:highlight w:val="yellow"/>
          <w:lang w:eastAsia="en-CA"/>
        </w:rPr>
        <w:t>Changes are only applied to the Toronto Raptors; the statistics from other teams are not affected or changed.</w:t>
      </w:r>
    </w:p>
    <w:p w14:paraId="37429B9A" w14:textId="0A8F6B8A" w:rsidR="00D77B6B" w:rsidRPr="00E50EB3" w:rsidRDefault="00D77B6B" w:rsidP="00F52B3D">
      <w:pPr>
        <w:pStyle w:val="ListParagraph"/>
        <w:numPr>
          <w:ilvl w:val="0"/>
          <w:numId w:val="28"/>
        </w:numPr>
        <w:spacing w:beforeLines="60" w:before="144" w:after="0"/>
        <w:rPr>
          <w:rFonts w:ascii="Calibri" w:eastAsia="Times New Roman" w:hAnsi="Calibri" w:cs="Calibri"/>
          <w:lang w:eastAsia="en-CA"/>
        </w:rPr>
      </w:pPr>
      <w:r w:rsidRPr="00B83B45">
        <w:rPr>
          <w:rFonts w:ascii="Calibri" w:eastAsia="Times New Roman" w:hAnsi="Calibri" w:cs="Calibri"/>
          <w:sz w:val="22"/>
          <w:szCs w:val="22"/>
          <w:lang w:eastAsia="en-CA"/>
        </w:rPr>
        <w:t>Obtaining any players is up to the Raptors’ GM to determine if they will pursue the player via free agency, trading of players, etc.</w:t>
      </w:r>
    </w:p>
    <w:p w14:paraId="109E44B3" w14:textId="77777777" w:rsidR="00E50EB3" w:rsidRDefault="00E50EB3" w:rsidP="00F52B3D">
      <w:pPr>
        <w:spacing w:before="0"/>
        <w:rPr>
          <w:rFonts w:ascii="Calibri" w:eastAsia="Times New Roman" w:hAnsi="Calibri" w:cs="Calibri"/>
          <w:lang w:eastAsia="en-CA"/>
        </w:rPr>
        <w:sectPr w:rsidR="00E50EB3" w:rsidSect="00F623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B1D3C7D" w14:textId="6AB3D925" w:rsidR="00E50EB3" w:rsidRPr="00E50EB3" w:rsidRDefault="00E50EB3" w:rsidP="00F52B3D">
      <w:pPr>
        <w:spacing w:before="0"/>
        <w:rPr>
          <w:rFonts w:ascii="Calibri" w:eastAsia="Times New Roman" w:hAnsi="Calibri" w:cs="Calibri"/>
          <w:lang w:eastAsia="en-CA"/>
        </w:rPr>
      </w:pPr>
    </w:p>
    <w:p w14:paraId="32F882FF" w14:textId="6CC8D534" w:rsidR="00A21A5E" w:rsidRPr="00781AC2" w:rsidRDefault="00A21A5E" w:rsidP="00F52B3D">
      <w:pPr>
        <w:pStyle w:val="Heading1"/>
        <w:jc w:val="center"/>
        <w:rPr>
          <w:rFonts w:ascii="Calibri" w:hAnsi="Calibri" w:cs="Calibri"/>
        </w:rPr>
      </w:pPr>
      <w:bookmarkStart w:id="5" w:name="_Toc68726170"/>
      <w:r w:rsidRPr="00781AC2">
        <w:rPr>
          <w:rStyle w:val="Heading1Char"/>
          <w:rFonts w:ascii="Calibri" w:hAnsi="Calibri" w:cs="Calibri"/>
          <w:caps/>
          <w:shd w:val="clear" w:color="auto" w:fill="auto"/>
        </w:rPr>
        <w:t>Data</w:t>
      </w:r>
      <w:r w:rsidR="00EF6FEC" w:rsidRPr="00781AC2">
        <w:rPr>
          <w:rStyle w:val="Heading1Char"/>
          <w:rFonts w:ascii="Calibri" w:hAnsi="Calibri" w:cs="Calibri"/>
          <w:caps/>
          <w:shd w:val="clear" w:color="auto" w:fill="auto"/>
        </w:rPr>
        <w:t xml:space="preserve"> Description</w:t>
      </w:r>
      <w:bookmarkEnd w:id="5"/>
    </w:p>
    <w:p w14:paraId="30BD4296" w14:textId="22F52988" w:rsidR="00EB2C5C" w:rsidRPr="00781AC2" w:rsidRDefault="00EB2C5C" w:rsidP="00F52B3D">
      <w:pPr>
        <w:pStyle w:val="Heading3"/>
        <w:rPr>
          <w:rFonts w:ascii="Calibri" w:hAnsi="Calibri" w:cs="Calibri"/>
          <w:sz w:val="22"/>
          <w:szCs w:val="22"/>
        </w:rPr>
      </w:pPr>
      <w:bookmarkStart w:id="6" w:name="_Toc68726171"/>
      <w:r w:rsidRPr="00356317">
        <w:rPr>
          <w:rFonts w:ascii="Calibri" w:hAnsi="Calibri" w:cs="Calibri"/>
          <w:sz w:val="22"/>
          <w:szCs w:val="22"/>
          <w:highlight w:val="yellow"/>
        </w:rPr>
        <w:t>Gathering data – nba api</w:t>
      </w:r>
      <w:bookmarkEnd w:id="6"/>
    </w:p>
    <w:p w14:paraId="551285B2" w14:textId="7FB92614" w:rsidR="00560F37" w:rsidRPr="00897E86" w:rsidRDefault="004E24E2" w:rsidP="00F52B3D">
      <w:pPr>
        <w:spacing w:after="0"/>
        <w:rPr>
          <w:rFonts w:ascii="Calibri" w:hAnsi="Calibri" w:cs="Calibri"/>
          <w:sz w:val="22"/>
          <w:szCs w:val="22"/>
        </w:rPr>
      </w:pPr>
      <w:r w:rsidRPr="00897E86">
        <w:rPr>
          <w:sz w:val="22"/>
          <w:szCs w:val="22"/>
        </w:rPr>
        <w:t xml:space="preserve">For the primary objective, we have consumed the data hosted by </w:t>
      </w:r>
      <w:hyperlink r:id="rId9" w:history="1">
        <w:r w:rsidRPr="00897E86">
          <w:rPr>
            <w:rStyle w:val="Hyperlink"/>
            <w:color w:val="6B9F25"/>
            <w:sz w:val="22"/>
            <w:szCs w:val="22"/>
          </w:rPr>
          <w:t>nba.com</w:t>
        </w:r>
      </w:hyperlink>
      <w:r w:rsidRPr="00897E86">
        <w:rPr>
          <w:sz w:val="22"/>
          <w:szCs w:val="22"/>
        </w:rPr>
        <w:t xml:space="preserve">; It is made available via web services through </w:t>
      </w:r>
      <w:hyperlink r:id="rId10" w:history="1">
        <w:r w:rsidRPr="00897E86">
          <w:rPr>
            <w:rStyle w:val="Hyperlink"/>
            <w:color w:val="6B9F25"/>
            <w:sz w:val="22"/>
            <w:szCs w:val="22"/>
          </w:rPr>
          <w:t>stats.nba.com</w:t>
        </w:r>
      </w:hyperlink>
      <w:r w:rsidRPr="00897E86">
        <w:rPr>
          <w:sz w:val="22"/>
          <w:szCs w:val="22"/>
        </w:rPr>
        <w:t xml:space="preserve">. A player or team’s base statistics are updated simultaneously with the game and in real-time. nba_api is an open-access API client library for Python developed by </w:t>
      </w:r>
      <w:proofErr w:type="spellStart"/>
      <w:r w:rsidRPr="00897E86">
        <w:rPr>
          <w:sz w:val="22"/>
          <w:szCs w:val="22"/>
        </w:rPr>
        <w:t>Swar</w:t>
      </w:r>
      <w:proofErr w:type="spellEnd"/>
      <w:r w:rsidRPr="00897E86">
        <w:rPr>
          <w:sz w:val="22"/>
          <w:szCs w:val="22"/>
        </w:rPr>
        <w:t xml:space="preserve"> Patel. There are more than 250 endpoints (the method to request information through the API) available.</w:t>
      </w:r>
    </w:p>
    <w:p w14:paraId="2BF996CA" w14:textId="6CA46E74" w:rsidR="000750EB" w:rsidRPr="00781AC2" w:rsidRDefault="009E4DEA" w:rsidP="00F52B3D">
      <w:pPr>
        <w:pStyle w:val="Heading4"/>
        <w:rPr>
          <w:rFonts w:ascii="Calibri" w:hAnsi="Calibri" w:cs="Calibri"/>
          <w:sz w:val="22"/>
          <w:szCs w:val="22"/>
        </w:rPr>
      </w:pPr>
      <w:r w:rsidRPr="00356317">
        <w:rPr>
          <w:rFonts w:ascii="Calibri" w:hAnsi="Calibri" w:cs="Calibri"/>
          <w:sz w:val="22"/>
          <w:szCs w:val="22"/>
          <w:highlight w:val="yellow"/>
        </w:rPr>
        <w:t xml:space="preserve">Understanding the </w:t>
      </w:r>
      <w:r w:rsidR="000750EB" w:rsidRPr="00356317">
        <w:rPr>
          <w:rFonts w:ascii="Calibri" w:hAnsi="Calibri" w:cs="Calibri"/>
          <w:sz w:val="22"/>
          <w:szCs w:val="22"/>
          <w:highlight w:val="yellow"/>
        </w:rPr>
        <w:t>Data</w:t>
      </w:r>
      <w:r w:rsidR="007D3EF8" w:rsidRPr="00356317">
        <w:rPr>
          <w:rFonts w:ascii="Calibri" w:hAnsi="Calibri" w:cs="Calibri"/>
          <w:sz w:val="22"/>
          <w:szCs w:val="22"/>
          <w:highlight w:val="yellow"/>
        </w:rPr>
        <w:t xml:space="preserve"> - PlayerGameLogs</w:t>
      </w:r>
    </w:p>
    <w:p w14:paraId="0E179AB0" w14:textId="528810B3" w:rsidR="006D36BD" w:rsidRPr="00650B8D" w:rsidRDefault="00335392" w:rsidP="00F52B3D">
      <w:pPr>
        <w:spacing w:after="0"/>
        <w:rPr>
          <w:rFonts w:cstheme="minorHAnsi"/>
          <w:sz w:val="22"/>
          <w:szCs w:val="22"/>
        </w:rPr>
      </w:pPr>
      <w:r w:rsidRPr="00650B8D">
        <w:rPr>
          <w:rFonts w:cstheme="minorHAnsi"/>
          <w:sz w:val="22"/>
          <w:szCs w:val="22"/>
        </w:rPr>
        <w:t xml:space="preserve">PlayerGameLogs endpoint gathered the statistical </w:t>
      </w:r>
      <w:r w:rsidR="003739E4" w:rsidRPr="00650B8D">
        <w:rPr>
          <w:rFonts w:cstheme="minorHAnsi"/>
          <w:sz w:val="22"/>
          <w:szCs w:val="22"/>
        </w:rPr>
        <w:t xml:space="preserve">data </w:t>
      </w:r>
      <w:r w:rsidRPr="00650B8D">
        <w:rPr>
          <w:rFonts w:cstheme="minorHAnsi"/>
          <w:sz w:val="22"/>
          <w:szCs w:val="22"/>
        </w:rPr>
        <w:t>of each player in each game by season (figure 1)</w:t>
      </w:r>
      <w:r w:rsidR="00A85638" w:rsidRPr="00650B8D">
        <w:rPr>
          <w:rFonts w:cstheme="minorHAnsi"/>
          <w:sz w:val="22"/>
          <w:szCs w:val="22"/>
        </w:rPr>
        <w:t xml:space="preserve">. </w:t>
      </w:r>
      <w:r w:rsidR="004F3661">
        <w:rPr>
          <w:rFonts w:cstheme="minorHAnsi"/>
          <w:sz w:val="22"/>
          <w:szCs w:val="22"/>
        </w:rPr>
        <w:t xml:space="preserve">Input to this endpoint is the season year (For example:’ </w:t>
      </w:r>
      <w:r w:rsidR="004F3661" w:rsidRPr="004F3661">
        <w:rPr>
          <w:rFonts w:cstheme="minorHAnsi"/>
          <w:sz w:val="22"/>
          <w:szCs w:val="22"/>
        </w:rPr>
        <w:t>2014-15</w:t>
      </w:r>
      <w:r w:rsidR="004F3661">
        <w:rPr>
          <w:rFonts w:cstheme="minorHAnsi"/>
          <w:sz w:val="22"/>
          <w:szCs w:val="22"/>
        </w:rPr>
        <w:t xml:space="preserve">’). The response from the API will be 34 parameters. Each row represents an entry for a player log for a game. </w:t>
      </w:r>
      <w:r w:rsidR="00A85638" w:rsidRPr="00650B8D">
        <w:rPr>
          <w:rFonts w:cstheme="minorHAnsi"/>
          <w:sz w:val="22"/>
          <w:szCs w:val="22"/>
        </w:rPr>
        <w:t xml:space="preserve">This </w:t>
      </w:r>
      <w:r w:rsidR="00BF3C8A" w:rsidRPr="00650B8D">
        <w:rPr>
          <w:rFonts w:cstheme="minorHAnsi"/>
          <w:sz w:val="22"/>
          <w:szCs w:val="22"/>
        </w:rPr>
        <w:t>consist</w:t>
      </w:r>
      <w:r w:rsidR="008A458E" w:rsidRPr="00650B8D">
        <w:rPr>
          <w:rFonts w:cstheme="minorHAnsi"/>
          <w:sz w:val="22"/>
          <w:szCs w:val="22"/>
        </w:rPr>
        <w:t>s</w:t>
      </w:r>
      <w:r w:rsidR="00BF3C8A" w:rsidRPr="00650B8D">
        <w:rPr>
          <w:rFonts w:cstheme="minorHAnsi"/>
          <w:sz w:val="22"/>
          <w:szCs w:val="22"/>
        </w:rPr>
        <w:t xml:space="preserve"> </w:t>
      </w:r>
      <w:r w:rsidR="004F3661">
        <w:rPr>
          <w:rFonts w:cstheme="minorHAnsi"/>
          <w:sz w:val="22"/>
          <w:szCs w:val="22"/>
        </w:rPr>
        <w:t xml:space="preserve">of </w:t>
      </w:r>
      <w:r w:rsidR="00BF3C8A" w:rsidRPr="00650B8D">
        <w:rPr>
          <w:rFonts w:cstheme="minorHAnsi"/>
          <w:sz w:val="22"/>
          <w:szCs w:val="22"/>
        </w:rPr>
        <w:t>features from the year 1946 to the present</w:t>
      </w:r>
      <w:r w:rsidR="00396CC3" w:rsidRPr="00650B8D">
        <w:rPr>
          <w:rFonts w:cstheme="minorHAnsi"/>
          <w:sz w:val="22"/>
          <w:szCs w:val="22"/>
        </w:rPr>
        <w:t xml:space="preserve"> </w:t>
      </w:r>
      <w:r w:rsidR="006D36BD" w:rsidRPr="00650B8D">
        <w:rPr>
          <w:rFonts w:cstheme="minorHAnsi"/>
          <w:sz w:val="22"/>
          <w:szCs w:val="22"/>
        </w:rPr>
        <w:t xml:space="preserve">day </w:t>
      </w:r>
      <w:r w:rsidR="00396CC3" w:rsidRPr="00650B8D">
        <w:rPr>
          <w:rFonts w:cstheme="minorHAnsi"/>
          <w:sz w:val="22"/>
          <w:szCs w:val="22"/>
        </w:rPr>
        <w:t xml:space="preserve">for </w:t>
      </w:r>
      <w:r w:rsidR="008A458E" w:rsidRPr="00650B8D">
        <w:rPr>
          <w:rFonts w:cstheme="minorHAnsi"/>
          <w:sz w:val="22"/>
          <w:szCs w:val="22"/>
        </w:rPr>
        <w:t>roughly 1.3 million</w:t>
      </w:r>
      <w:r w:rsidR="00396CC3" w:rsidRPr="00650B8D">
        <w:rPr>
          <w:rFonts w:cstheme="minorHAnsi"/>
          <w:sz w:val="22"/>
          <w:szCs w:val="22"/>
        </w:rPr>
        <w:t xml:space="preserve"> records.</w:t>
      </w:r>
      <w:r w:rsidR="00C0458A" w:rsidRPr="00650B8D">
        <w:rPr>
          <w:rFonts w:cstheme="minorHAnsi"/>
          <w:sz w:val="22"/>
          <w:szCs w:val="22"/>
        </w:rPr>
        <w:t xml:space="preserve"> </w:t>
      </w:r>
    </w:p>
    <w:p w14:paraId="7A61030F" w14:textId="23645BC9" w:rsidR="004C629B" w:rsidRDefault="004C629B" w:rsidP="00F52B3D">
      <w:pPr>
        <w:pStyle w:val="Caption"/>
        <w:spacing w:after="0"/>
        <w:rPr>
          <w:rFonts w:cstheme="minorHAnsi"/>
          <w:sz w:val="22"/>
          <w:szCs w:val="22"/>
        </w:rPr>
      </w:pPr>
    </w:p>
    <w:p w14:paraId="5E994B41" w14:textId="64E8BD98" w:rsidR="006420E7" w:rsidRPr="006420E7" w:rsidRDefault="00232648" w:rsidP="00F52B3D">
      <w:r w:rsidRPr="00232648">
        <w:rPr>
          <w:noProof/>
        </w:rPr>
        <w:drawing>
          <wp:inline distT="0" distB="0" distL="0" distR="0" wp14:anchorId="19CB76A8" wp14:editId="6B48D53E">
            <wp:extent cx="5943600" cy="1236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488F" w14:textId="23782947" w:rsidR="006D36BD" w:rsidRPr="00F85894" w:rsidRDefault="006D36BD" w:rsidP="00F52B3D">
      <w:pPr>
        <w:pStyle w:val="Caption"/>
        <w:spacing w:after="0"/>
        <w:jc w:val="center"/>
        <w:rPr>
          <w:rFonts w:cstheme="minorHAnsi"/>
        </w:rPr>
      </w:pPr>
      <w:bookmarkStart w:id="7" w:name="_Toc68641753"/>
      <w:r w:rsidRPr="00F85894">
        <w:rPr>
          <w:rFonts w:cstheme="minorHAnsi"/>
        </w:rPr>
        <w:t xml:space="preserve">Figure </w:t>
      </w:r>
      <w:r w:rsidR="004F3661" w:rsidRPr="00F85894">
        <w:rPr>
          <w:rFonts w:cstheme="minorHAnsi"/>
        </w:rPr>
        <w:fldChar w:fldCharType="begin"/>
      </w:r>
      <w:r w:rsidR="004F3661" w:rsidRPr="00F85894">
        <w:rPr>
          <w:rFonts w:cstheme="minorHAnsi"/>
        </w:rPr>
        <w:instrText xml:space="preserve"> SEQ Figure \* ARABIC </w:instrText>
      </w:r>
      <w:r w:rsidR="004F3661" w:rsidRPr="00F85894">
        <w:rPr>
          <w:rFonts w:cstheme="minorHAnsi"/>
        </w:rPr>
        <w:fldChar w:fldCharType="separate"/>
      </w:r>
      <w:r w:rsidR="00910D84">
        <w:rPr>
          <w:rFonts w:cstheme="minorHAnsi"/>
          <w:noProof/>
        </w:rPr>
        <w:t>1</w:t>
      </w:r>
      <w:r w:rsidR="004F3661" w:rsidRPr="00F85894">
        <w:rPr>
          <w:rFonts w:cstheme="minorHAnsi"/>
          <w:noProof/>
        </w:rPr>
        <w:fldChar w:fldCharType="end"/>
      </w:r>
      <w:r w:rsidRPr="00F85894">
        <w:rPr>
          <w:rFonts w:cstheme="minorHAnsi"/>
        </w:rPr>
        <w:t xml:space="preserve"> Example PlayerGameLogs data subset</w:t>
      </w:r>
      <w:bookmarkEnd w:id="7"/>
    </w:p>
    <w:p w14:paraId="4063B8E7" w14:textId="77777777" w:rsidR="000A4D9D" w:rsidRPr="00650B8D" w:rsidRDefault="000A4D9D" w:rsidP="00F52B3D">
      <w:pPr>
        <w:spacing w:after="0"/>
        <w:rPr>
          <w:rFonts w:cstheme="minorHAnsi"/>
          <w:sz w:val="22"/>
          <w:szCs w:val="22"/>
        </w:rPr>
      </w:pPr>
    </w:p>
    <w:p w14:paraId="0026CC7C" w14:textId="3D9DA9AB" w:rsidR="0066634E" w:rsidRDefault="0059031E" w:rsidP="00F52B3D">
      <w:pPr>
        <w:spacing w:after="0"/>
        <w:rPr>
          <w:rFonts w:cstheme="minorHAnsi"/>
          <w:sz w:val="22"/>
          <w:szCs w:val="22"/>
        </w:rPr>
      </w:pPr>
      <w:r w:rsidRPr="00650B8D">
        <w:rPr>
          <w:rFonts w:cstheme="minorHAnsi"/>
          <w:sz w:val="22"/>
          <w:szCs w:val="22"/>
        </w:rPr>
        <w:t xml:space="preserve">Feature WL </w:t>
      </w:r>
      <w:r w:rsidR="00E90A3C" w:rsidRPr="00650B8D">
        <w:rPr>
          <w:rFonts w:cstheme="minorHAnsi"/>
          <w:sz w:val="22"/>
          <w:szCs w:val="22"/>
        </w:rPr>
        <w:t xml:space="preserve">in the </w:t>
      </w:r>
      <w:r w:rsidRPr="00650B8D">
        <w:rPr>
          <w:rFonts w:cstheme="minorHAnsi"/>
          <w:sz w:val="22"/>
          <w:szCs w:val="22"/>
        </w:rPr>
        <w:t>above</w:t>
      </w:r>
      <w:r w:rsidR="00E90A3C" w:rsidRPr="00650B8D">
        <w:rPr>
          <w:rFonts w:cstheme="minorHAnsi"/>
          <w:sz w:val="22"/>
          <w:szCs w:val="22"/>
        </w:rPr>
        <w:t xml:space="preserve"> f</w:t>
      </w:r>
      <w:r w:rsidRPr="00650B8D">
        <w:rPr>
          <w:rFonts w:cstheme="minorHAnsi"/>
          <w:sz w:val="22"/>
          <w:szCs w:val="22"/>
        </w:rPr>
        <w:t xml:space="preserve">igure indicates </w:t>
      </w:r>
      <w:r w:rsidR="00445A3F">
        <w:rPr>
          <w:rFonts w:cstheme="minorHAnsi"/>
          <w:sz w:val="22"/>
          <w:szCs w:val="22"/>
        </w:rPr>
        <w:t xml:space="preserve">the </w:t>
      </w:r>
      <w:r w:rsidRPr="00650B8D">
        <w:rPr>
          <w:rFonts w:cstheme="minorHAnsi"/>
          <w:sz w:val="22"/>
          <w:szCs w:val="22"/>
        </w:rPr>
        <w:t xml:space="preserve">win or loss of the game. As an exercise of this analysis, the win or loss is to be predicted based on players’ </w:t>
      </w:r>
      <w:r w:rsidR="00575E33" w:rsidRPr="00650B8D">
        <w:rPr>
          <w:rFonts w:cstheme="minorHAnsi"/>
          <w:sz w:val="22"/>
          <w:szCs w:val="22"/>
        </w:rPr>
        <w:t>performances,</w:t>
      </w:r>
      <w:r w:rsidRPr="00650B8D">
        <w:rPr>
          <w:rFonts w:cstheme="minorHAnsi"/>
          <w:sz w:val="22"/>
          <w:szCs w:val="22"/>
        </w:rPr>
        <w:t xml:space="preserve"> which makes WL the target feature.</w:t>
      </w:r>
      <w:r w:rsidR="00D74601" w:rsidRPr="00650B8D">
        <w:rPr>
          <w:rFonts w:cstheme="minorHAnsi"/>
          <w:sz w:val="22"/>
          <w:szCs w:val="22"/>
        </w:rPr>
        <w:t xml:space="preserve"> C</w:t>
      </w:r>
      <w:r w:rsidR="006D36BD" w:rsidRPr="00650B8D">
        <w:rPr>
          <w:rFonts w:cstheme="minorHAnsi"/>
          <w:sz w:val="22"/>
          <w:szCs w:val="22"/>
        </w:rPr>
        <w:t xml:space="preserve">lassification models such as Logistic Regression, Decision Tree, or Random Forest will be applied for </w:t>
      </w:r>
      <w:r w:rsidR="00D74601" w:rsidRPr="00650B8D">
        <w:rPr>
          <w:rFonts w:cstheme="minorHAnsi"/>
          <w:sz w:val="22"/>
          <w:szCs w:val="22"/>
        </w:rPr>
        <w:t xml:space="preserve">the </w:t>
      </w:r>
      <w:r w:rsidR="006D36BD" w:rsidRPr="00650B8D">
        <w:rPr>
          <w:rFonts w:cstheme="minorHAnsi"/>
          <w:sz w:val="22"/>
          <w:szCs w:val="22"/>
        </w:rPr>
        <w:t>analysis.</w:t>
      </w:r>
    </w:p>
    <w:p w14:paraId="655CD9F7" w14:textId="77777777" w:rsidR="00267C44" w:rsidRDefault="00267C44" w:rsidP="00F52B3D">
      <w:pPr>
        <w:spacing w:after="0"/>
        <w:rPr>
          <w:rStyle w:val="SubtleEmphasis"/>
        </w:rPr>
      </w:pPr>
    </w:p>
    <w:p w14:paraId="7152ABF4" w14:textId="20AB4403" w:rsidR="00C83782" w:rsidRPr="00C83782" w:rsidRDefault="00C83782" w:rsidP="00F52B3D">
      <w:pPr>
        <w:spacing w:after="0"/>
        <w:rPr>
          <w:rStyle w:val="SubtleEmphasis"/>
        </w:rPr>
      </w:pPr>
      <w:r w:rsidRPr="00C83782">
        <w:rPr>
          <w:rStyle w:val="SubtleEmphasis"/>
        </w:rPr>
        <w:t>List of Output variables from the API endpoint</w:t>
      </w:r>
    </w:p>
    <w:p w14:paraId="119F1617" w14:textId="798D4D59" w:rsidR="0066634E" w:rsidRDefault="0066634E" w:rsidP="00F52B3D">
      <w:pPr>
        <w:spacing w:after="0"/>
        <w:jc w:val="center"/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91"/>
        <w:gridCol w:w="985"/>
        <w:gridCol w:w="1889"/>
        <w:gridCol w:w="4585"/>
      </w:tblGrid>
      <w:tr w:rsidR="004C629B" w:rsidRPr="00BF0A31" w14:paraId="2F258BC1" w14:textId="77777777" w:rsidTr="00356317">
        <w:trPr>
          <w:tblHeader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hideMark/>
          </w:tcPr>
          <w:p w14:paraId="710B3307" w14:textId="77777777" w:rsidR="004C629B" w:rsidRPr="00356317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  <w:highlight w:val="yellow"/>
                <w:lang w:eastAsia="ja-JP"/>
              </w:rPr>
            </w:pPr>
            <w:r w:rsidRPr="00356317"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  <w:highlight w:val="yellow"/>
                <w:lang w:eastAsia="ja-JP"/>
              </w:rPr>
              <w:t>Attributes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hideMark/>
          </w:tcPr>
          <w:p w14:paraId="55B18210" w14:textId="77777777" w:rsidR="004C629B" w:rsidRPr="00356317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  <w:highlight w:val="yellow"/>
                <w:lang w:eastAsia="ja-JP"/>
              </w:rPr>
            </w:pPr>
            <w:r w:rsidRPr="00356317"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  <w:highlight w:val="yellow"/>
                <w:lang w:eastAsia="ja-JP"/>
              </w:rPr>
              <w:t>Data Type</w:t>
            </w:r>
          </w:p>
        </w:tc>
        <w:tc>
          <w:tcPr>
            <w:tcW w:w="10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hideMark/>
          </w:tcPr>
          <w:p w14:paraId="05EFD284" w14:textId="77777777" w:rsidR="004C629B" w:rsidRPr="00356317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  <w:highlight w:val="yellow"/>
                <w:lang w:eastAsia="ja-JP"/>
              </w:rPr>
            </w:pPr>
            <w:r w:rsidRPr="00356317"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  <w:highlight w:val="yellow"/>
                <w:lang w:eastAsia="ja-JP"/>
              </w:rPr>
              <w:t>Example value</w:t>
            </w:r>
          </w:p>
        </w:tc>
        <w:tc>
          <w:tcPr>
            <w:tcW w:w="24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hideMark/>
          </w:tcPr>
          <w:p w14:paraId="5C6BD05E" w14:textId="548DE25E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356317">
              <w:rPr>
                <w:rFonts w:eastAsia="Times New Roman" w:cstheme="minorHAnsi"/>
                <w:b/>
                <w:bCs/>
                <w:color w:val="FFFFFF"/>
                <w:sz w:val="18"/>
                <w:szCs w:val="18"/>
                <w:highlight w:val="yellow"/>
                <w:lang w:eastAsia="ja-JP"/>
              </w:rPr>
              <w:t>Definitions</w:t>
            </w:r>
          </w:p>
        </w:tc>
      </w:tr>
      <w:tr w:rsidR="004C629B" w:rsidRPr="00BF0A31" w14:paraId="54A4F047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4E6F2A47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SEASON_YEAR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5C45B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STRING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34AC2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2015-16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E468A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NBA season</w:t>
            </w:r>
          </w:p>
        </w:tc>
      </w:tr>
      <w:tr w:rsidR="004C629B" w:rsidRPr="00BF0A31" w14:paraId="23FD51D3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56A2ACF5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PLAYER_ID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D212B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85DF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202710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8ABA2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Player Unique ID</w:t>
            </w:r>
          </w:p>
        </w:tc>
      </w:tr>
      <w:tr w:rsidR="004C629B" w:rsidRPr="00BF0A31" w14:paraId="6FE0B5E8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4838DBA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PLAYER_NAME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505563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STRING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11C8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Jimmy Butler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8F273A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Player name</w:t>
            </w:r>
          </w:p>
        </w:tc>
      </w:tr>
      <w:tr w:rsidR="004C629B" w:rsidRPr="00BF0A31" w14:paraId="67E3AA9B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1AAF7D5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TEAM_ID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765F7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BIG 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664B4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1610612741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F21A31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Team Unique ID</w:t>
            </w:r>
          </w:p>
        </w:tc>
      </w:tr>
      <w:tr w:rsidR="004C629B" w:rsidRPr="00BF0A31" w14:paraId="30C111A0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2414F03A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TEAM_ABBREVIATION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0947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STRING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F220E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CHI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E53221" w14:textId="5086D485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Team 3-character abbreviation</w:t>
            </w:r>
          </w:p>
        </w:tc>
      </w:tr>
      <w:tr w:rsidR="004C629B" w:rsidRPr="00BF0A31" w14:paraId="2AE42D25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79CE07B4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TEAM_NAME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0A89C3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STRING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D6AC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Chicago Bulls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5106F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Team name</w:t>
            </w:r>
          </w:p>
        </w:tc>
      </w:tr>
      <w:tr w:rsidR="004C629B" w:rsidRPr="00BF0A31" w14:paraId="5846B845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0EA4AE7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GAME_ID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61D1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STRING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7F183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0011500103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D11CB3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Unique ID for the game</w:t>
            </w:r>
          </w:p>
        </w:tc>
      </w:tr>
      <w:tr w:rsidR="004C629B" w:rsidRPr="00BF0A31" w14:paraId="4A0612BC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2C182694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lastRenderedPageBreak/>
              <w:t>GAME_DATE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CCABE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DATETIME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EB86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2015-10-23T00:00:00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6123A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Date/Time game is played</w:t>
            </w:r>
          </w:p>
        </w:tc>
      </w:tr>
      <w:tr w:rsidR="004C629B" w:rsidRPr="00BF0A31" w14:paraId="6F1B9E85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6609A41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MATCHUP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7FDF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STRING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1CBA3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CHI vs. DAL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20D86E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Teams featured in the game</w:t>
            </w:r>
          </w:p>
        </w:tc>
      </w:tr>
      <w:tr w:rsidR="004C629B" w:rsidRPr="00BF0A31" w14:paraId="0ABCE72D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119D34C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WL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FD7AE5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STRING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C85E1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W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F6E08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The player who was on the team who won/lost</w:t>
            </w:r>
          </w:p>
        </w:tc>
      </w:tr>
      <w:tr w:rsidR="004C629B" w:rsidRPr="00BF0A31" w14:paraId="7DEA440E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0BFD5AA7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MIN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B8014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FLOAT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E8CDD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24.25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2D9642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Minutes Played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minutes played by a player</w:t>
            </w:r>
          </w:p>
        </w:tc>
      </w:tr>
      <w:tr w:rsidR="004C629B" w:rsidRPr="00BF0A31" w14:paraId="4ACC40A5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1F41C46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FGM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750F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5CC5EA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19134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Field Goals Made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field goals that a player has made. This includes both 2 pointers and 3 pointers</w:t>
            </w:r>
          </w:p>
        </w:tc>
      </w:tr>
      <w:tr w:rsidR="004C629B" w:rsidRPr="00BF0A31" w14:paraId="57DAD04A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18D8E21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FGA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678A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A5753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F5C75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Field Goals Attempted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field goals that a player has attempted. This includes both 2 pointers and 3 pointers</w:t>
            </w:r>
          </w:p>
        </w:tc>
      </w:tr>
      <w:tr w:rsidR="004C629B" w:rsidRPr="00BF0A31" w14:paraId="43C17C20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0075944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FG_PCT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C6492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FLOAT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2179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0.286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03441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Field Goal Percentage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percentage of field goal attempts that a player makes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Formula (FGM)/(FGA)</w:t>
            </w:r>
          </w:p>
        </w:tc>
      </w:tr>
      <w:tr w:rsidR="004C629B" w:rsidRPr="00BF0A31" w14:paraId="6B9DB85E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70C3C1A5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FG3M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8D7F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31677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19D55" w14:textId="49541023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3 Point Field Goals Made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3</w:t>
            </w:r>
            <w:r w:rsidR="00275D3C"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-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point field goals that a player has made</w:t>
            </w:r>
          </w:p>
        </w:tc>
      </w:tr>
      <w:tr w:rsidR="004C629B" w:rsidRPr="00BF0A31" w14:paraId="0EE0EB67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1CB6DCF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FG3A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47E27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41EE34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C3EC6" w14:textId="35E9C0AB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3 Point Field Goals Attempted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3</w:t>
            </w:r>
            <w:r w:rsidR="00275D3C"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-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point field goals that a player has attempted</w:t>
            </w:r>
          </w:p>
        </w:tc>
      </w:tr>
      <w:tr w:rsidR="004C629B" w:rsidRPr="00BF0A31" w14:paraId="5FB1FBE8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65B38E1B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FG3_PCT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5F8AC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FLOAT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7FBE1F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D9ECD" w14:textId="54F0A978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3 Point Field Goal Percentage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percentage of 3</w:t>
            </w:r>
            <w:r w:rsidR="00275D3C"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-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point field goal attempts that a player makes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Formula (3PM)/(3PA)</w:t>
            </w:r>
          </w:p>
        </w:tc>
      </w:tr>
      <w:tr w:rsidR="004C629B" w:rsidRPr="00BF0A31" w14:paraId="73694F78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4A19E087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FTM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76E7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099B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62293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Free Throws Made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free throws that a player has made</w:t>
            </w:r>
          </w:p>
        </w:tc>
      </w:tr>
      <w:tr w:rsidR="004C629B" w:rsidRPr="00BF0A31" w14:paraId="7054DB00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2A1AA847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FTA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6850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6C3F3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47E624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Free Throws Attempted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free throws that a player has attempted</w:t>
            </w:r>
          </w:p>
        </w:tc>
      </w:tr>
      <w:tr w:rsidR="004C629B" w:rsidRPr="00BF0A31" w14:paraId="73A0C367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02628CBC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FT_PCT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DB3FC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FLOAT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D3BB5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3879AD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Free Throw Percentage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percentage of free throw attempts that a player has made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Formula (FTM)/(FTA)</w:t>
            </w:r>
          </w:p>
        </w:tc>
      </w:tr>
      <w:tr w:rsidR="004C629B" w:rsidRPr="00BF0A31" w14:paraId="60BAD3EA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7975334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OREB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D74E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14A2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569C66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Offensive Rebounds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rebounds a player has collected while they were on offense</w:t>
            </w:r>
          </w:p>
        </w:tc>
      </w:tr>
      <w:tr w:rsidR="004C629B" w:rsidRPr="00BF0A31" w14:paraId="159296F6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7A60903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DREB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8C65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DB86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72DBD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Defensive Rebounds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rebounds a player has collected while they were on defense</w:t>
            </w:r>
          </w:p>
        </w:tc>
      </w:tr>
      <w:tr w:rsidR="004C629B" w:rsidRPr="00BF0A31" w14:paraId="23435FA0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33B6130A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REB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053EE5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0DD14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15194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Rebounds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A rebound occurs when a player recovers the ball after a missed shot. This statistic is the number of total rebounds a player has collected on either offense or defense</w:t>
            </w:r>
          </w:p>
        </w:tc>
      </w:tr>
      <w:tr w:rsidR="004C629B" w:rsidRPr="00BF0A31" w14:paraId="65FF1001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6AB8543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AST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2B83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454EEC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18EC5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Assists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assists -- passes that lead directly to a made basket -- by a player</w:t>
            </w:r>
          </w:p>
        </w:tc>
      </w:tr>
      <w:tr w:rsidR="004C629B" w:rsidRPr="00BF0A31" w14:paraId="66B87C0C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0515DAB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TOV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739A75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DAC90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5DFCD0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Turnovers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A turnover occurs when the player on offense loses the ball to the defense</w:t>
            </w:r>
          </w:p>
        </w:tc>
      </w:tr>
      <w:tr w:rsidR="004C629B" w:rsidRPr="00BF0A31" w14:paraId="30AC692D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4E7BB2F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lastRenderedPageBreak/>
              <w:t>STL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CDEE7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D3B0B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2E98E5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Steals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Number of times a defensive player takes the ball from a player on offense, causing a turnover</w:t>
            </w:r>
          </w:p>
        </w:tc>
      </w:tr>
      <w:tr w:rsidR="004C629B" w:rsidRPr="00BF0A31" w14:paraId="3CECC0B1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614BB0F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BLK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1213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6E5C7C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DEF1BE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Blocks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A block occurs when an offensive player attempts a shot, and the defense player tips the ball, blocking their chance to score</w:t>
            </w:r>
          </w:p>
        </w:tc>
      </w:tr>
      <w:tr w:rsidR="004C629B" w:rsidRPr="00BF0A31" w14:paraId="7CF13492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61A928C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BLKA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D67E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8B03A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16C786" w14:textId="4DB5B0D5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Blocks Against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 xml:space="preserve">The number of shots attempted by a player that </w:t>
            </w:r>
            <w:r w:rsidR="003B02CD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 xml:space="preserve"> blocked by a defender</w:t>
            </w:r>
          </w:p>
        </w:tc>
      </w:tr>
      <w:tr w:rsidR="004C629B" w:rsidRPr="00BF0A31" w14:paraId="00DD2C0B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4C7ABD86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PF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C59A85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1140E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4A14F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Personal Fouls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personal fouls a player committed</w:t>
            </w:r>
          </w:p>
        </w:tc>
      </w:tr>
      <w:tr w:rsidR="004C629B" w:rsidRPr="00BF0A31" w14:paraId="721B86A7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3FEF5B64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PFD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91EA6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FFB3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7484E7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Personal Fouls Drawn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personal fouls that are drawn by a player</w:t>
            </w:r>
          </w:p>
        </w:tc>
      </w:tr>
      <w:tr w:rsidR="004C629B" w:rsidRPr="00BF0A31" w14:paraId="4EB9DA33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2509B4B9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PTS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66E105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6C57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716198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 xml:space="preserve">Points 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points scored</w:t>
            </w:r>
          </w:p>
        </w:tc>
      </w:tr>
      <w:tr w:rsidR="004C629B" w:rsidRPr="00BF0A31" w14:paraId="72D4AB70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4AF4ADC8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PLUS_MINUS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BBAC52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928363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73F50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Plus-Minus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point differential when a player is on the floor</w:t>
            </w:r>
          </w:p>
        </w:tc>
      </w:tr>
      <w:tr w:rsidR="004C629B" w:rsidRPr="00BF0A31" w14:paraId="1EA3D95E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63C1DD8C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DD2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5D396D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3010F6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07931E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Double Doubles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double-doubles (double-digit number total in two of the five categories in a game) a player achieves</w:t>
            </w:r>
          </w:p>
        </w:tc>
      </w:tr>
      <w:tr w:rsidR="004C629B" w:rsidRPr="00BF0A31" w14:paraId="5C840687" w14:textId="77777777" w:rsidTr="00232648"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hideMark/>
          </w:tcPr>
          <w:p w14:paraId="0ED69B1B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b/>
                <w:bCs/>
                <w:sz w:val="18"/>
                <w:szCs w:val="18"/>
                <w:lang w:eastAsia="ja-JP"/>
              </w:rPr>
              <w:t>TD3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0917E0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INT</w:t>
            </w:r>
          </w:p>
        </w:tc>
        <w:tc>
          <w:tcPr>
            <w:tcW w:w="10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89B31" w14:textId="77777777" w:rsidR="004C629B" w:rsidRPr="00BF0A31" w:rsidRDefault="004C629B" w:rsidP="00F52B3D">
            <w:pPr>
              <w:spacing w:before="0" w:after="0"/>
              <w:jc w:val="center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0</w:t>
            </w:r>
          </w:p>
        </w:tc>
        <w:tc>
          <w:tcPr>
            <w:tcW w:w="24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D6A4FC" w14:textId="77777777" w:rsidR="004C629B" w:rsidRPr="00BF0A31" w:rsidRDefault="004C629B" w:rsidP="00F52B3D">
            <w:pPr>
              <w:spacing w:before="0" w:after="0"/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</w:pP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t>Triple Doubles</w:t>
            </w:r>
            <w:r w:rsidRPr="00BF0A31">
              <w:rPr>
                <w:rFonts w:eastAsia="Times New Roman" w:cstheme="minorHAnsi"/>
                <w:color w:val="000000"/>
                <w:sz w:val="18"/>
                <w:szCs w:val="18"/>
                <w:lang w:eastAsia="ja-JP"/>
              </w:rPr>
              <w:br/>
              <w:t>The number of triple-doubles (double-digit number total in three of the five categories in a game) a player achieves</w:t>
            </w:r>
          </w:p>
        </w:tc>
      </w:tr>
    </w:tbl>
    <w:p w14:paraId="203B194C" w14:textId="0404EC9A" w:rsidR="00F91C49" w:rsidRDefault="00F91C49" w:rsidP="00F52B3D">
      <w:pPr>
        <w:pStyle w:val="Caption"/>
        <w:spacing w:after="0"/>
        <w:jc w:val="center"/>
      </w:pPr>
      <w:bookmarkStart w:id="8" w:name="_Toc68641754"/>
      <w:r>
        <w:t xml:space="preserve">Figure </w:t>
      </w:r>
      <w:fldSimple w:instr=" SEQ Figure \* ARABIC ">
        <w:r w:rsidR="00910D84">
          <w:rPr>
            <w:noProof/>
          </w:rPr>
          <w:t>2</w:t>
        </w:r>
      </w:fldSimple>
      <w:r w:rsidRPr="00986E23">
        <w:t xml:space="preserve"> Available features for data between 2005 to 2020</w:t>
      </w:r>
      <w:r w:rsidRPr="00F91C49">
        <w:t xml:space="preserve"> (NBA Media Ventures, LLC., 2021)</w:t>
      </w:r>
      <w:bookmarkEnd w:id="8"/>
    </w:p>
    <w:p w14:paraId="5F4E7687" w14:textId="482A43FB" w:rsidR="00CD482A" w:rsidRPr="00781AC2" w:rsidRDefault="00781AC2" w:rsidP="00F52B3D">
      <w:pPr>
        <w:pStyle w:val="Heading3"/>
        <w:rPr>
          <w:rFonts w:ascii="Calibri" w:hAnsi="Calibri" w:cs="Calibri"/>
        </w:rPr>
      </w:pPr>
      <w:bookmarkStart w:id="9" w:name="_Toc68726172"/>
      <w:r w:rsidRPr="00781AC2">
        <w:rPr>
          <w:rFonts w:ascii="Calibri" w:hAnsi="Calibri" w:cs="Calibri"/>
          <w:sz w:val="22"/>
          <w:szCs w:val="22"/>
        </w:rPr>
        <w:t>Gathering data – Salary Data</w:t>
      </w:r>
      <w:bookmarkEnd w:id="9"/>
    </w:p>
    <w:p w14:paraId="2D483259" w14:textId="21132B62" w:rsidR="00781AC2" w:rsidRPr="00622000" w:rsidRDefault="003C12A0" w:rsidP="00F52B3D">
      <w:pPr>
        <w:pStyle w:val="NoSpacing"/>
        <w:spacing w:line="276" w:lineRule="auto"/>
        <w:rPr>
          <w:rFonts w:ascii="Calibri" w:hAnsi="Calibri" w:cs="Calibri"/>
          <w:sz w:val="22"/>
          <w:szCs w:val="22"/>
        </w:rPr>
      </w:pPr>
      <w:r w:rsidRPr="00622000">
        <w:rPr>
          <w:rFonts w:ascii="Calibri" w:hAnsi="Calibri" w:cs="Calibri"/>
          <w:sz w:val="22"/>
          <w:szCs w:val="22"/>
        </w:rPr>
        <w:t xml:space="preserve">For the secondary objective, </w:t>
      </w:r>
      <w:r w:rsidR="00D86334" w:rsidRPr="00622000">
        <w:rPr>
          <w:rFonts w:ascii="Calibri" w:hAnsi="Calibri" w:cs="Calibri"/>
          <w:sz w:val="22"/>
          <w:szCs w:val="22"/>
        </w:rPr>
        <w:t>we have used multiple data sources. This data is not provided by NBA. W</w:t>
      </w:r>
      <w:r w:rsidRPr="00622000">
        <w:rPr>
          <w:rFonts w:ascii="Calibri" w:hAnsi="Calibri" w:cs="Calibri"/>
          <w:sz w:val="22"/>
          <w:szCs w:val="22"/>
        </w:rPr>
        <w:t xml:space="preserve">e have retrieved historical player salary data from </w:t>
      </w:r>
      <w:hyperlink r:id="rId12" w:history="1">
        <w:r w:rsidRPr="00622000">
          <w:rPr>
            <w:rStyle w:val="Hyperlink"/>
            <w:rFonts w:ascii="Calibri" w:hAnsi="Calibri" w:cs="Calibri"/>
            <w:sz w:val="22"/>
            <w:szCs w:val="22"/>
          </w:rPr>
          <w:t>espn.com/</w:t>
        </w:r>
        <w:proofErr w:type="spellStart"/>
        <w:r w:rsidRPr="00622000">
          <w:rPr>
            <w:rStyle w:val="Hyperlink"/>
            <w:rFonts w:ascii="Calibri" w:hAnsi="Calibri" w:cs="Calibri"/>
            <w:sz w:val="22"/>
            <w:szCs w:val="22"/>
          </w:rPr>
          <w:t>nba</w:t>
        </w:r>
        <w:proofErr w:type="spellEnd"/>
        <w:r w:rsidRPr="00622000">
          <w:rPr>
            <w:rStyle w:val="Hyperlink"/>
            <w:rFonts w:ascii="Calibri" w:hAnsi="Calibri" w:cs="Calibri"/>
            <w:sz w:val="22"/>
            <w:szCs w:val="22"/>
          </w:rPr>
          <w:t>/salaries</w:t>
        </w:r>
      </w:hyperlink>
      <w:r w:rsidRPr="00622000">
        <w:rPr>
          <w:rFonts w:ascii="Calibri" w:hAnsi="Calibri" w:cs="Calibri"/>
          <w:sz w:val="22"/>
          <w:szCs w:val="22"/>
        </w:rPr>
        <w:t xml:space="preserve">. We have merged the future salary data from </w:t>
      </w:r>
      <w:hyperlink r:id="rId13" w:history="1">
        <w:r w:rsidRPr="00622000">
          <w:rPr>
            <w:rStyle w:val="Hyperlink"/>
            <w:rFonts w:ascii="Calibri" w:hAnsi="Calibri" w:cs="Calibri"/>
            <w:sz w:val="22"/>
            <w:szCs w:val="22"/>
          </w:rPr>
          <w:t>hoopshype.com/salaries/</w:t>
        </w:r>
      </w:hyperlink>
      <w:r w:rsidRPr="00622000">
        <w:rPr>
          <w:rFonts w:ascii="Calibri" w:hAnsi="Calibri" w:cs="Calibri"/>
          <w:sz w:val="22"/>
          <w:szCs w:val="22"/>
        </w:rPr>
        <w:t xml:space="preserve"> to the salary dataset.</w:t>
      </w:r>
      <w:r w:rsidR="00D86334" w:rsidRPr="00622000">
        <w:rPr>
          <w:rFonts w:ascii="Calibri" w:hAnsi="Calibri" w:cs="Calibri"/>
          <w:sz w:val="22"/>
          <w:szCs w:val="22"/>
        </w:rPr>
        <w:t xml:space="preserve"> This was done by web-scraping using python libraries.</w:t>
      </w:r>
    </w:p>
    <w:p w14:paraId="39AC4656" w14:textId="77777777" w:rsidR="00781AC2" w:rsidRPr="00781AC2" w:rsidRDefault="00781AC2" w:rsidP="00F52B3D">
      <w:pPr>
        <w:pStyle w:val="Heading4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Understanding the Data – </w:t>
      </w:r>
      <w:r w:rsidRPr="002232C3">
        <w:rPr>
          <w:rFonts w:ascii="Calibri" w:hAnsi="Calibri" w:cs="Calibri"/>
          <w:sz w:val="22"/>
          <w:szCs w:val="22"/>
          <w:highlight w:val="yellow"/>
        </w:rPr>
        <w:t>NBA</w:t>
      </w:r>
      <w:r w:rsidRPr="00781AC2">
        <w:rPr>
          <w:rFonts w:ascii="Calibri" w:hAnsi="Calibri" w:cs="Calibri"/>
          <w:sz w:val="22"/>
          <w:szCs w:val="22"/>
        </w:rPr>
        <w:t xml:space="preserve"> player salary data</w:t>
      </w:r>
    </w:p>
    <w:p w14:paraId="1286BF31" w14:textId="4337416B" w:rsidR="009007EA" w:rsidRPr="00781AC2" w:rsidRDefault="00D241B1" w:rsidP="00F52B3D">
      <w:pPr>
        <w:spacing w:after="0"/>
        <w:rPr>
          <w:rFonts w:ascii="Calibri" w:hAnsi="Calibri" w:cs="Calibri"/>
        </w:rPr>
      </w:pPr>
      <w:r w:rsidRPr="00781AC2">
        <w:rPr>
          <w:rFonts w:ascii="Calibri" w:hAnsi="Calibri" w:cs="Calibri"/>
          <w:sz w:val="22"/>
          <w:szCs w:val="22"/>
        </w:rPr>
        <w:t xml:space="preserve">The Salary data </w:t>
      </w:r>
      <w:r w:rsidR="00CD482A" w:rsidRPr="00781AC2">
        <w:rPr>
          <w:rFonts w:ascii="Calibri" w:hAnsi="Calibri" w:cs="Calibri"/>
          <w:sz w:val="22"/>
          <w:szCs w:val="22"/>
        </w:rPr>
        <w:t xml:space="preserve">consists of </w:t>
      </w:r>
      <w:r w:rsidRPr="00781AC2">
        <w:rPr>
          <w:rFonts w:ascii="Calibri" w:hAnsi="Calibri" w:cs="Calibri"/>
          <w:sz w:val="22"/>
          <w:szCs w:val="22"/>
        </w:rPr>
        <w:t>16</w:t>
      </w:r>
      <w:r w:rsidR="00CD482A" w:rsidRPr="00781AC2">
        <w:rPr>
          <w:rFonts w:ascii="Calibri" w:hAnsi="Calibri" w:cs="Calibri"/>
          <w:sz w:val="22"/>
          <w:szCs w:val="22"/>
        </w:rPr>
        <w:t xml:space="preserve"> possible features from the year </w:t>
      </w:r>
      <w:r w:rsidRPr="00781AC2">
        <w:rPr>
          <w:rFonts w:ascii="Calibri" w:hAnsi="Calibri" w:cs="Calibri"/>
          <w:sz w:val="22"/>
          <w:szCs w:val="22"/>
        </w:rPr>
        <w:t>2015</w:t>
      </w:r>
      <w:r w:rsidR="00CD482A" w:rsidRPr="00781AC2">
        <w:rPr>
          <w:rFonts w:ascii="Calibri" w:hAnsi="Calibri" w:cs="Calibri"/>
          <w:sz w:val="22"/>
          <w:szCs w:val="22"/>
        </w:rPr>
        <w:t xml:space="preserve"> to </w:t>
      </w:r>
      <w:r w:rsidRPr="00781AC2">
        <w:rPr>
          <w:rFonts w:ascii="Calibri" w:hAnsi="Calibri" w:cs="Calibri"/>
          <w:sz w:val="22"/>
          <w:szCs w:val="22"/>
        </w:rPr>
        <w:t>2025(If contracted)</w:t>
      </w:r>
      <w:r w:rsidR="00CD482A" w:rsidRPr="00781AC2">
        <w:rPr>
          <w:rFonts w:ascii="Calibri" w:hAnsi="Calibri" w:cs="Calibri"/>
          <w:sz w:val="22"/>
          <w:szCs w:val="22"/>
        </w:rPr>
        <w:t xml:space="preserve"> for </w:t>
      </w:r>
      <w:r w:rsidRPr="00781AC2">
        <w:rPr>
          <w:rFonts w:ascii="Calibri" w:hAnsi="Calibri" w:cs="Calibri"/>
          <w:sz w:val="22"/>
          <w:szCs w:val="22"/>
        </w:rPr>
        <w:t>approximately</w:t>
      </w:r>
      <w:r w:rsidR="00CD482A" w:rsidRPr="00781AC2">
        <w:rPr>
          <w:rFonts w:ascii="Calibri" w:hAnsi="Calibri" w:cs="Calibri"/>
          <w:sz w:val="22"/>
          <w:szCs w:val="22"/>
        </w:rPr>
        <w:t xml:space="preserve"> </w:t>
      </w:r>
      <w:r w:rsidRPr="00781AC2">
        <w:rPr>
          <w:rFonts w:ascii="Calibri" w:hAnsi="Calibri" w:cs="Calibri"/>
          <w:sz w:val="22"/>
          <w:szCs w:val="22"/>
        </w:rPr>
        <w:t>500 players.</w:t>
      </w:r>
    </w:p>
    <w:p w14:paraId="356B49D1" w14:textId="77777777" w:rsidR="00A86B8D" w:rsidRPr="00781AC2" w:rsidRDefault="00A86B8D" w:rsidP="00F52B3D">
      <w:pPr>
        <w:pStyle w:val="Caption"/>
        <w:spacing w:after="0"/>
        <w:jc w:val="center"/>
        <w:rPr>
          <w:rFonts w:ascii="Calibri" w:hAnsi="Calibri" w:cs="Calibri"/>
        </w:rPr>
      </w:pPr>
    </w:p>
    <w:tbl>
      <w:tblPr>
        <w:tblW w:w="5672" w:type="dxa"/>
        <w:jc w:val="center"/>
        <w:tblLook w:val="04A0" w:firstRow="1" w:lastRow="0" w:firstColumn="1" w:lastColumn="0" w:noHBand="0" w:noVBand="1"/>
      </w:tblPr>
      <w:tblGrid>
        <w:gridCol w:w="500"/>
        <w:gridCol w:w="2189"/>
        <w:gridCol w:w="652"/>
        <w:gridCol w:w="1330"/>
        <w:gridCol w:w="1330"/>
      </w:tblGrid>
      <w:tr w:rsidR="00A86B8D" w:rsidRPr="00A86B8D" w14:paraId="383E8CD4" w14:textId="77777777" w:rsidTr="00A86B8D">
        <w:trPr>
          <w:trHeight w:val="300"/>
          <w:jc w:val="center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noWrap/>
            <w:vAlign w:val="bottom"/>
            <w:hideMark/>
          </w:tcPr>
          <w:p w14:paraId="6FFB9C9B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</w:pPr>
            <w:proofErr w:type="spellStart"/>
            <w:r w:rsidRPr="00A86B8D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  <w:t>Rk</w:t>
            </w:r>
            <w:proofErr w:type="spellEnd"/>
          </w:p>
        </w:tc>
        <w:tc>
          <w:tcPr>
            <w:tcW w:w="2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noWrap/>
            <w:vAlign w:val="bottom"/>
            <w:hideMark/>
          </w:tcPr>
          <w:p w14:paraId="22B3E3AA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  <w:t>Player Name</w:t>
            </w:r>
          </w:p>
        </w:tc>
        <w:tc>
          <w:tcPr>
            <w:tcW w:w="3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noWrap/>
            <w:vAlign w:val="bottom"/>
            <w:hideMark/>
          </w:tcPr>
          <w:p w14:paraId="6A31C640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  <w:t>Tm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noWrap/>
            <w:vAlign w:val="bottom"/>
            <w:hideMark/>
          </w:tcPr>
          <w:p w14:paraId="128F68C2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  <w:t>2015-2016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noWrap/>
            <w:vAlign w:val="bottom"/>
            <w:hideMark/>
          </w:tcPr>
          <w:p w14:paraId="22B29659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CA"/>
              </w:rPr>
              <w:t>2016-2017</w:t>
            </w:r>
          </w:p>
        </w:tc>
      </w:tr>
      <w:tr w:rsidR="00A86B8D" w:rsidRPr="00A86B8D" w14:paraId="313FC5CF" w14:textId="77777777" w:rsidTr="00A86B8D">
        <w:trPr>
          <w:trHeight w:val="300"/>
          <w:jc w:val="center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7935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1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FB813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Stephen Curry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5983A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GSW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D56B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$11,370,786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13660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$12,112,359</w:t>
            </w:r>
          </w:p>
        </w:tc>
      </w:tr>
      <w:tr w:rsidR="00A86B8D" w:rsidRPr="00A86B8D" w14:paraId="34D8092C" w14:textId="77777777" w:rsidTr="00A86B8D">
        <w:trPr>
          <w:trHeight w:val="300"/>
          <w:jc w:val="center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743B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2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BFA10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Russell Westbrook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510C0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WAS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086E5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$16,744,218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3BD74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$26,540,100</w:t>
            </w:r>
          </w:p>
        </w:tc>
      </w:tr>
      <w:tr w:rsidR="00A86B8D" w:rsidRPr="00A86B8D" w14:paraId="024E652D" w14:textId="77777777" w:rsidTr="00A86B8D">
        <w:trPr>
          <w:trHeight w:val="300"/>
          <w:jc w:val="center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A48A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3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92DE2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Chris Paul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1F239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PHO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6343F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$21,468,695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F2FEC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$22,868,827</w:t>
            </w:r>
          </w:p>
        </w:tc>
      </w:tr>
      <w:tr w:rsidR="00A86B8D" w:rsidRPr="00A86B8D" w14:paraId="06BC458F" w14:textId="77777777" w:rsidTr="00A86B8D">
        <w:trPr>
          <w:trHeight w:val="300"/>
          <w:jc w:val="center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C2D2B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4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787A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John Wall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D774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HOU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7601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$15,851,950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B764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$16,957,900</w:t>
            </w:r>
          </w:p>
        </w:tc>
      </w:tr>
      <w:tr w:rsidR="00A86B8D" w:rsidRPr="00A86B8D" w14:paraId="468944EA" w14:textId="77777777" w:rsidTr="00A86B8D">
        <w:trPr>
          <w:trHeight w:val="300"/>
          <w:jc w:val="center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2456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5</w:t>
            </w:r>
          </w:p>
        </w:tc>
        <w:tc>
          <w:tcPr>
            <w:tcW w:w="2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FE995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James Harden</w:t>
            </w:r>
          </w:p>
        </w:tc>
        <w:tc>
          <w:tcPr>
            <w:tcW w:w="3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0DA2A" w14:textId="77777777" w:rsidR="00A86B8D" w:rsidRPr="00A86B8D" w:rsidRDefault="00A86B8D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BRK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395A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$15,756,438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FF1A" w14:textId="77777777" w:rsidR="00A86B8D" w:rsidRPr="00A86B8D" w:rsidRDefault="00A86B8D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</w:pPr>
            <w:r w:rsidRPr="00A86B8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CA"/>
              </w:rPr>
              <w:t>$26,540,100</w:t>
            </w:r>
          </w:p>
        </w:tc>
      </w:tr>
    </w:tbl>
    <w:p w14:paraId="67E2A949" w14:textId="701FBB4E" w:rsidR="006A0DB4" w:rsidRPr="00781AC2" w:rsidRDefault="006A0DB4" w:rsidP="00F52B3D">
      <w:pPr>
        <w:pStyle w:val="Caption"/>
        <w:spacing w:after="0"/>
        <w:jc w:val="center"/>
        <w:rPr>
          <w:rFonts w:ascii="Calibri" w:hAnsi="Calibri" w:cs="Calibri"/>
        </w:rPr>
      </w:pPr>
      <w:bookmarkStart w:id="10" w:name="_Toc68641755"/>
      <w:r w:rsidRPr="00781AC2">
        <w:rPr>
          <w:rFonts w:ascii="Calibri" w:hAnsi="Calibri" w:cs="Calibri"/>
        </w:rPr>
        <w:t xml:space="preserve">Figure </w:t>
      </w:r>
      <w:r w:rsidR="00465849" w:rsidRPr="00781AC2">
        <w:rPr>
          <w:rFonts w:ascii="Calibri" w:hAnsi="Calibri" w:cs="Calibri"/>
        </w:rPr>
        <w:fldChar w:fldCharType="begin"/>
      </w:r>
      <w:r w:rsidR="00465849" w:rsidRPr="00781AC2">
        <w:rPr>
          <w:rFonts w:ascii="Calibri" w:hAnsi="Calibri" w:cs="Calibri"/>
        </w:rPr>
        <w:instrText xml:space="preserve"> SEQ Figure \* ARABIC </w:instrText>
      </w:r>
      <w:r w:rsidR="00465849" w:rsidRPr="00781AC2">
        <w:rPr>
          <w:rFonts w:ascii="Calibri" w:hAnsi="Calibri" w:cs="Calibri"/>
        </w:rPr>
        <w:fldChar w:fldCharType="separate"/>
      </w:r>
      <w:r w:rsidR="00910D84" w:rsidRPr="00781AC2">
        <w:rPr>
          <w:rFonts w:ascii="Calibri" w:hAnsi="Calibri" w:cs="Calibri"/>
          <w:noProof/>
        </w:rPr>
        <w:t>3</w:t>
      </w:r>
      <w:r w:rsidR="00465849" w:rsidRPr="00781AC2">
        <w:rPr>
          <w:rFonts w:ascii="Calibri" w:hAnsi="Calibri" w:cs="Calibri"/>
          <w:noProof/>
        </w:rPr>
        <w:fldChar w:fldCharType="end"/>
      </w:r>
      <w:r w:rsidRPr="00781AC2">
        <w:rPr>
          <w:rFonts w:ascii="Calibri" w:hAnsi="Calibri" w:cs="Calibri"/>
        </w:rPr>
        <w:t xml:space="preserve"> Example NBA Salary data subset</w:t>
      </w:r>
      <w:bookmarkEnd w:id="10"/>
    </w:p>
    <w:p w14:paraId="4B9A6995" w14:textId="7DD15570" w:rsidR="009007EA" w:rsidRPr="00781AC2" w:rsidRDefault="009007EA" w:rsidP="00F52B3D">
      <w:pPr>
        <w:spacing w:after="0"/>
        <w:jc w:val="center"/>
        <w:rPr>
          <w:rFonts w:ascii="Calibri" w:hAnsi="Calibri" w:cs="Calibri"/>
        </w:rPr>
      </w:pPr>
    </w:p>
    <w:p w14:paraId="678429AC" w14:textId="641E3206" w:rsidR="0066634E" w:rsidRPr="00781AC2" w:rsidRDefault="0066634E" w:rsidP="00F52B3D">
      <w:pPr>
        <w:spacing w:after="0"/>
        <w:jc w:val="center"/>
        <w:rPr>
          <w:rFonts w:ascii="Calibri" w:hAnsi="Calibri" w:cs="Calibri"/>
        </w:rPr>
      </w:pPr>
    </w:p>
    <w:tbl>
      <w:tblPr>
        <w:tblW w:w="8926" w:type="dxa"/>
        <w:tblLook w:val="04A0" w:firstRow="1" w:lastRow="0" w:firstColumn="1" w:lastColumn="0" w:noHBand="0" w:noVBand="1"/>
      </w:tblPr>
      <w:tblGrid>
        <w:gridCol w:w="1536"/>
        <w:gridCol w:w="1153"/>
        <w:gridCol w:w="1543"/>
        <w:gridCol w:w="4694"/>
      </w:tblGrid>
      <w:tr w:rsidR="007427AF" w:rsidRPr="00781AC2" w14:paraId="2B9D2247" w14:textId="77777777" w:rsidTr="000662B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623D14E1" w14:textId="1A491ADA" w:rsidR="007427AF" w:rsidRPr="00781AC2" w:rsidRDefault="00856C4E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5C56E563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0CAAE527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Example 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1325C903" w14:textId="7145FC76" w:rsidR="007427AF" w:rsidRPr="00781AC2" w:rsidRDefault="007427AF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Definitions</w:t>
            </w:r>
          </w:p>
        </w:tc>
      </w:tr>
      <w:tr w:rsidR="00DA5D03" w:rsidRPr="00781AC2" w14:paraId="1D15CB11" w14:textId="77777777" w:rsidTr="000662B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vAlign w:val="center"/>
            <w:hideMark/>
          </w:tcPr>
          <w:p w14:paraId="4638BB62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n-CA"/>
              </w:rPr>
            </w:pPr>
            <w:proofErr w:type="spellStart"/>
            <w:r w:rsidRPr="00781AC2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n-CA"/>
              </w:rPr>
              <w:t>Rk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98448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INT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4844B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3E553" w14:textId="77777777" w:rsidR="007427AF" w:rsidRPr="00781AC2" w:rsidRDefault="007427AF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Current NBA rank of the player</w:t>
            </w:r>
          </w:p>
        </w:tc>
      </w:tr>
      <w:tr w:rsidR="00DA5D03" w:rsidRPr="00781AC2" w14:paraId="69CE4E98" w14:textId="77777777" w:rsidTr="000662B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vAlign w:val="center"/>
            <w:hideMark/>
          </w:tcPr>
          <w:p w14:paraId="31DA0641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n-CA"/>
              </w:rPr>
              <w:t>PLAYER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EBCD7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F33AF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Stephen Curry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EA787" w14:textId="0A166952" w:rsidR="007427AF" w:rsidRPr="00781AC2" w:rsidRDefault="007427AF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 xml:space="preserve">Player </w:t>
            </w:r>
            <w:r w:rsidR="00856C4E"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name</w:t>
            </w:r>
          </w:p>
        </w:tc>
      </w:tr>
      <w:tr w:rsidR="00DA5D03" w:rsidRPr="00781AC2" w14:paraId="5E798664" w14:textId="77777777" w:rsidTr="000662B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vAlign w:val="center"/>
            <w:hideMark/>
          </w:tcPr>
          <w:p w14:paraId="3A346EF8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n-CA"/>
              </w:rPr>
              <w:t>Tm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1E329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STRING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43ECF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GSW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A7DC5" w14:textId="77777777" w:rsidR="007427AF" w:rsidRPr="00781AC2" w:rsidRDefault="007427AF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Team’s 3-character abbreviation</w:t>
            </w:r>
          </w:p>
        </w:tc>
      </w:tr>
      <w:tr w:rsidR="00DA5D03" w:rsidRPr="00781AC2" w14:paraId="74A3B889" w14:textId="77777777" w:rsidTr="000662B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CEC2" w:themeFill="accent1" w:themeFillTint="33"/>
            <w:vAlign w:val="center"/>
            <w:hideMark/>
          </w:tcPr>
          <w:p w14:paraId="1970C3A6" w14:textId="7777777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en-CA"/>
              </w:rPr>
              <w:t>YYYY-YYYY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E67B6" w14:textId="71AA04F5" w:rsidR="007427AF" w:rsidRPr="00781AC2" w:rsidRDefault="00856C4E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FLOAT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D71A1" w14:textId="228D3147" w:rsidR="007427AF" w:rsidRPr="00781AC2" w:rsidRDefault="007427AF" w:rsidP="00F52B3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11,370,786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03225" w14:textId="4CE949CE" w:rsidR="007427AF" w:rsidRPr="00781AC2" w:rsidRDefault="007427AF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Salary</w:t>
            </w:r>
            <w:r w:rsidR="00856C4E"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 xml:space="preserve"> (in US dollars) </w:t>
            </w: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for the given NBA season year</w:t>
            </w:r>
          </w:p>
          <w:p w14:paraId="35ED1664" w14:textId="651D36BE" w:rsidR="00DA5D03" w:rsidRPr="00781AC2" w:rsidRDefault="00DA5D03" w:rsidP="00F52B3D">
            <w:pPr>
              <w:spacing w:before="0"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</w:pPr>
            <w:r w:rsidRPr="00781AC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CA"/>
              </w:rPr>
              <w:t>Column YYYY-YYYY represents the NBA season year</w:t>
            </w:r>
          </w:p>
        </w:tc>
      </w:tr>
    </w:tbl>
    <w:p w14:paraId="5604AB48" w14:textId="6551559E" w:rsidR="006A0DB4" w:rsidRPr="00781AC2" w:rsidRDefault="006A0DB4" w:rsidP="00F52B3D">
      <w:pPr>
        <w:pStyle w:val="Caption"/>
        <w:spacing w:after="0"/>
        <w:jc w:val="center"/>
        <w:rPr>
          <w:rFonts w:ascii="Calibri" w:hAnsi="Calibri" w:cs="Calibri"/>
        </w:rPr>
      </w:pPr>
      <w:bookmarkStart w:id="11" w:name="_Toc68641756"/>
      <w:r w:rsidRPr="00781AC2">
        <w:rPr>
          <w:rFonts w:ascii="Calibri" w:hAnsi="Calibri" w:cs="Calibri"/>
        </w:rPr>
        <w:t xml:space="preserve">Figure </w:t>
      </w:r>
      <w:r w:rsidR="00465849" w:rsidRPr="00781AC2">
        <w:rPr>
          <w:rFonts w:ascii="Calibri" w:hAnsi="Calibri" w:cs="Calibri"/>
        </w:rPr>
        <w:fldChar w:fldCharType="begin"/>
      </w:r>
      <w:r w:rsidR="00465849" w:rsidRPr="00781AC2">
        <w:rPr>
          <w:rFonts w:ascii="Calibri" w:hAnsi="Calibri" w:cs="Calibri"/>
        </w:rPr>
        <w:instrText xml:space="preserve"> SEQ Figure \* ARABIC </w:instrText>
      </w:r>
      <w:r w:rsidR="00465849" w:rsidRPr="00781AC2">
        <w:rPr>
          <w:rFonts w:ascii="Calibri" w:hAnsi="Calibri" w:cs="Calibri"/>
        </w:rPr>
        <w:fldChar w:fldCharType="separate"/>
      </w:r>
      <w:r w:rsidR="00910D84" w:rsidRPr="00781AC2">
        <w:rPr>
          <w:rFonts w:ascii="Calibri" w:hAnsi="Calibri" w:cs="Calibri"/>
          <w:noProof/>
        </w:rPr>
        <w:t>4</w:t>
      </w:r>
      <w:r w:rsidR="00465849" w:rsidRPr="00781AC2">
        <w:rPr>
          <w:rFonts w:ascii="Calibri" w:hAnsi="Calibri" w:cs="Calibri"/>
          <w:noProof/>
        </w:rPr>
        <w:fldChar w:fldCharType="end"/>
      </w:r>
      <w:r w:rsidRPr="00781AC2">
        <w:rPr>
          <w:rFonts w:ascii="Calibri" w:hAnsi="Calibri" w:cs="Calibri"/>
        </w:rPr>
        <w:t xml:space="preserve"> Available features for salary data between 2015 to 2025 (ESPN and </w:t>
      </w:r>
      <w:proofErr w:type="spellStart"/>
      <w:r w:rsidRPr="00781AC2">
        <w:rPr>
          <w:rFonts w:ascii="Calibri" w:hAnsi="Calibri" w:cs="Calibri"/>
        </w:rPr>
        <w:t>HoopHype</w:t>
      </w:r>
      <w:proofErr w:type="spellEnd"/>
      <w:r w:rsidRPr="00781AC2">
        <w:rPr>
          <w:rFonts w:ascii="Calibri" w:hAnsi="Calibri" w:cs="Calibri"/>
        </w:rPr>
        <w:t>)</w:t>
      </w:r>
      <w:bookmarkEnd w:id="11"/>
    </w:p>
    <w:p w14:paraId="440ECE22" w14:textId="1B7CB164" w:rsidR="00273AF1" w:rsidRPr="00781AC2" w:rsidRDefault="00C163B9" w:rsidP="00F52B3D">
      <w:pPr>
        <w:rPr>
          <w:rFonts w:ascii="Calibri" w:hAnsi="Calibri" w:cs="Calibri"/>
        </w:rPr>
      </w:pPr>
      <w:r w:rsidRPr="00781AC2">
        <w:rPr>
          <w:rFonts w:ascii="Calibri" w:hAnsi="Calibri" w:cs="Calibri"/>
        </w:rPr>
        <w:br w:type="page"/>
      </w:r>
    </w:p>
    <w:p w14:paraId="57103D2F" w14:textId="1E626A78" w:rsidR="00601008" w:rsidRPr="00781AC2" w:rsidRDefault="00601008" w:rsidP="00F52B3D">
      <w:pPr>
        <w:pStyle w:val="Heading1"/>
        <w:spacing w:before="0"/>
        <w:jc w:val="center"/>
        <w:rPr>
          <w:rFonts w:ascii="Calibri" w:hAnsi="Calibri" w:cs="Calibri"/>
        </w:rPr>
      </w:pPr>
      <w:bookmarkStart w:id="12" w:name="_Toc68726173"/>
      <w:r w:rsidRPr="00781AC2">
        <w:rPr>
          <w:rFonts w:ascii="Calibri" w:hAnsi="Calibri" w:cs="Calibri"/>
        </w:rPr>
        <w:lastRenderedPageBreak/>
        <w:t>Implementations</w:t>
      </w:r>
      <w:bookmarkEnd w:id="12"/>
    </w:p>
    <w:p w14:paraId="34922A88" w14:textId="6A749AA7" w:rsidR="00564D3E" w:rsidRPr="00781AC2" w:rsidRDefault="00A9060E" w:rsidP="00F52B3D">
      <w:pPr>
        <w:spacing w:after="0"/>
        <w:rPr>
          <w:rFonts w:ascii="Calibri" w:hAnsi="Calibri" w:cs="Calibri"/>
          <w:sz w:val="22"/>
          <w:szCs w:val="22"/>
        </w:rPr>
      </w:pPr>
      <w:r w:rsidRPr="002232C3">
        <w:rPr>
          <w:rFonts w:ascii="Calibri" w:hAnsi="Calibri" w:cs="Calibri"/>
          <w:sz w:val="22"/>
          <w:szCs w:val="22"/>
          <w:highlight w:val="yellow"/>
        </w:rPr>
        <w:t xml:space="preserve">The model from this analysis will be used by Business or Data analysts working for </w:t>
      </w:r>
      <w:r w:rsidR="00B453DF" w:rsidRPr="002232C3">
        <w:rPr>
          <w:rFonts w:ascii="Calibri" w:hAnsi="Calibri" w:cs="Calibri"/>
          <w:sz w:val="22"/>
          <w:szCs w:val="22"/>
          <w:highlight w:val="yellow"/>
        </w:rPr>
        <w:t xml:space="preserve">The </w:t>
      </w:r>
      <w:r w:rsidR="006603AB" w:rsidRPr="002232C3">
        <w:rPr>
          <w:rFonts w:ascii="Calibri" w:hAnsi="Calibri" w:cs="Calibri"/>
          <w:sz w:val="22"/>
          <w:szCs w:val="22"/>
          <w:highlight w:val="yellow"/>
        </w:rPr>
        <w:t>Toronto Raptors</w:t>
      </w:r>
      <w:r w:rsidRPr="002232C3">
        <w:rPr>
          <w:rFonts w:ascii="Calibri" w:hAnsi="Calibri" w:cs="Calibri"/>
          <w:sz w:val="22"/>
          <w:szCs w:val="22"/>
          <w:highlight w:val="yellow"/>
        </w:rPr>
        <w:t xml:space="preserve"> bas</w:t>
      </w:r>
      <w:r w:rsidR="003779FC" w:rsidRPr="002232C3">
        <w:rPr>
          <w:rFonts w:ascii="Calibri" w:hAnsi="Calibri" w:cs="Calibri"/>
          <w:sz w:val="22"/>
          <w:szCs w:val="22"/>
          <w:highlight w:val="yellow"/>
        </w:rPr>
        <w:t>k</w:t>
      </w:r>
      <w:r w:rsidRPr="002232C3">
        <w:rPr>
          <w:rFonts w:ascii="Calibri" w:hAnsi="Calibri" w:cs="Calibri"/>
          <w:sz w:val="22"/>
          <w:szCs w:val="22"/>
          <w:highlight w:val="yellow"/>
        </w:rPr>
        <w:t>e</w:t>
      </w:r>
      <w:r w:rsidR="003779FC" w:rsidRPr="002232C3">
        <w:rPr>
          <w:rFonts w:ascii="Calibri" w:hAnsi="Calibri" w:cs="Calibri"/>
          <w:sz w:val="22"/>
          <w:szCs w:val="22"/>
          <w:highlight w:val="yellow"/>
        </w:rPr>
        <w:t>t</w:t>
      </w:r>
      <w:r w:rsidRPr="002232C3">
        <w:rPr>
          <w:rFonts w:ascii="Calibri" w:hAnsi="Calibri" w:cs="Calibri"/>
          <w:sz w:val="22"/>
          <w:szCs w:val="22"/>
          <w:highlight w:val="yellow"/>
        </w:rPr>
        <w:t>ball team to improve the performance looking at any set of years.</w:t>
      </w:r>
      <w:r w:rsidR="0059475B" w:rsidRPr="00781AC2">
        <w:rPr>
          <w:rFonts w:ascii="Calibri" w:hAnsi="Calibri" w:cs="Calibri"/>
          <w:sz w:val="22"/>
          <w:szCs w:val="22"/>
        </w:rPr>
        <w:t xml:space="preserve"> </w:t>
      </w:r>
      <w:r w:rsidRPr="00781AC2">
        <w:rPr>
          <w:rFonts w:ascii="Calibri" w:hAnsi="Calibri" w:cs="Calibri"/>
          <w:sz w:val="22"/>
          <w:szCs w:val="22"/>
        </w:rPr>
        <w:t xml:space="preserve">The </w:t>
      </w:r>
      <w:r w:rsidRPr="002232C3">
        <w:rPr>
          <w:rFonts w:ascii="Calibri" w:hAnsi="Calibri" w:cs="Calibri"/>
          <w:sz w:val="22"/>
          <w:szCs w:val="22"/>
          <w:highlight w:val="yellow"/>
        </w:rPr>
        <w:t>analyst</w:t>
      </w:r>
      <w:r w:rsidR="0059475B" w:rsidRPr="00781AC2">
        <w:rPr>
          <w:rFonts w:ascii="Calibri" w:hAnsi="Calibri" w:cs="Calibri"/>
          <w:sz w:val="22"/>
          <w:szCs w:val="22"/>
        </w:rPr>
        <w:t xml:space="preserve"> can choose which performance factors they would like to focus on.</w:t>
      </w:r>
    </w:p>
    <w:p w14:paraId="423833DA" w14:textId="4F3FBF8D" w:rsidR="00E85CC9" w:rsidRPr="00781AC2" w:rsidRDefault="00E85CC9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Additional details can be found in the Appendix for the:</w:t>
      </w:r>
    </w:p>
    <w:p w14:paraId="43367270" w14:textId="091D128D" w:rsidR="00E85CC9" w:rsidRPr="002232C3" w:rsidRDefault="00FE0B9D" w:rsidP="00F52B3D">
      <w:pPr>
        <w:pStyle w:val="ListParagraph"/>
        <w:numPr>
          <w:ilvl w:val="0"/>
          <w:numId w:val="22"/>
        </w:numPr>
        <w:spacing w:after="0"/>
        <w:rPr>
          <w:rFonts w:ascii="Calibri" w:hAnsi="Calibri" w:cs="Calibri"/>
          <w:sz w:val="22"/>
          <w:szCs w:val="22"/>
          <w:highlight w:val="yellow"/>
        </w:rPr>
      </w:pPr>
      <w:r w:rsidRPr="002232C3">
        <w:rPr>
          <w:rFonts w:ascii="Calibri" w:hAnsi="Calibri" w:cs="Calibri"/>
          <w:sz w:val="22"/>
          <w:szCs w:val="22"/>
          <w:highlight w:val="yellow"/>
        </w:rPr>
        <w:t xml:space="preserve">Project plan </w:t>
      </w:r>
      <w:r w:rsidR="00E85CC9" w:rsidRPr="002232C3">
        <w:rPr>
          <w:rFonts w:ascii="Calibri" w:hAnsi="Calibri" w:cs="Calibri"/>
          <w:sz w:val="22"/>
          <w:szCs w:val="22"/>
          <w:highlight w:val="yellow"/>
        </w:rPr>
        <w:t xml:space="preserve">- </w:t>
      </w:r>
      <w:r w:rsidR="00866023" w:rsidRPr="002232C3">
        <w:rPr>
          <w:rFonts w:ascii="Calibri" w:hAnsi="Calibri" w:cs="Calibri"/>
          <w:sz w:val="22"/>
          <w:szCs w:val="22"/>
          <w:highlight w:val="yellow"/>
        </w:rPr>
        <w:t>Appendix A</w:t>
      </w:r>
    </w:p>
    <w:p w14:paraId="53F583F8" w14:textId="314DA19A" w:rsidR="004115E8" w:rsidRPr="00781AC2" w:rsidRDefault="00E85CC9" w:rsidP="00F52B3D">
      <w:pPr>
        <w:pStyle w:val="ListParagraph"/>
        <w:numPr>
          <w:ilvl w:val="0"/>
          <w:numId w:val="22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</w:t>
      </w:r>
      <w:r w:rsidR="00866023" w:rsidRPr="00781AC2">
        <w:rPr>
          <w:rFonts w:ascii="Calibri" w:hAnsi="Calibri" w:cs="Calibri"/>
          <w:sz w:val="22"/>
          <w:szCs w:val="22"/>
        </w:rPr>
        <w:t xml:space="preserve">ools used </w:t>
      </w:r>
      <w:r w:rsidRPr="00781AC2">
        <w:rPr>
          <w:rFonts w:ascii="Calibri" w:hAnsi="Calibri" w:cs="Calibri"/>
          <w:sz w:val="22"/>
          <w:szCs w:val="22"/>
        </w:rPr>
        <w:t xml:space="preserve">- </w:t>
      </w:r>
      <w:r w:rsidR="00866023" w:rsidRPr="00781AC2">
        <w:rPr>
          <w:rFonts w:ascii="Calibri" w:hAnsi="Calibri" w:cs="Calibri"/>
          <w:sz w:val="22"/>
          <w:szCs w:val="22"/>
        </w:rPr>
        <w:t>Appendix B</w:t>
      </w:r>
    </w:p>
    <w:p w14:paraId="606333B4" w14:textId="77777777" w:rsidR="00E85CC9" w:rsidRPr="00781AC2" w:rsidRDefault="00E85CC9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784111AB" w14:textId="6C969BF6" w:rsidR="004115E8" w:rsidRPr="00781AC2" w:rsidRDefault="004115E8" w:rsidP="00F52B3D">
      <w:pPr>
        <w:pStyle w:val="Heading1"/>
        <w:spacing w:before="0"/>
        <w:jc w:val="center"/>
        <w:rPr>
          <w:rFonts w:ascii="Calibri" w:hAnsi="Calibri" w:cs="Calibri"/>
        </w:rPr>
      </w:pPr>
      <w:bookmarkStart w:id="13" w:name="_Toc68726174"/>
      <w:r w:rsidRPr="00781AC2">
        <w:rPr>
          <w:rFonts w:ascii="Calibri" w:hAnsi="Calibri" w:cs="Calibri"/>
        </w:rPr>
        <w:t>Data Preparation</w:t>
      </w:r>
      <w:r w:rsidR="00B63E83" w:rsidRPr="00781AC2">
        <w:rPr>
          <w:rFonts w:ascii="Calibri" w:hAnsi="Calibri" w:cs="Calibri"/>
        </w:rPr>
        <w:t xml:space="preserve"> and Analysis</w:t>
      </w:r>
      <w:bookmarkEnd w:id="13"/>
    </w:p>
    <w:p w14:paraId="6F78FB0F" w14:textId="07FFBBCC" w:rsidR="003D42C7" w:rsidRPr="00781AC2" w:rsidRDefault="003D42C7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For the Primary objective</w:t>
      </w:r>
      <w:r w:rsidR="00E85CC9" w:rsidRPr="00781AC2">
        <w:rPr>
          <w:rFonts w:ascii="Calibri" w:hAnsi="Calibri" w:cs="Calibri"/>
          <w:sz w:val="22"/>
          <w:szCs w:val="22"/>
        </w:rPr>
        <w:t xml:space="preserve"> (Phase 1)</w:t>
      </w:r>
      <w:r w:rsidRPr="00781AC2">
        <w:rPr>
          <w:rFonts w:ascii="Calibri" w:hAnsi="Calibri" w:cs="Calibri"/>
          <w:sz w:val="22"/>
          <w:szCs w:val="22"/>
        </w:rPr>
        <w:t>, we are identifying the most important features for Toronto Raptors to win.</w:t>
      </w:r>
    </w:p>
    <w:p w14:paraId="07D8CCC6" w14:textId="5C05199B" w:rsidR="00E85CC9" w:rsidRPr="00781AC2" w:rsidRDefault="003D42C7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For the secondary objective</w:t>
      </w:r>
      <w:r w:rsidR="00E85CC9" w:rsidRPr="00781AC2">
        <w:rPr>
          <w:rFonts w:ascii="Calibri" w:hAnsi="Calibri" w:cs="Calibri"/>
          <w:sz w:val="22"/>
          <w:szCs w:val="22"/>
        </w:rPr>
        <w:t xml:space="preserve"> (Phase 2)</w:t>
      </w:r>
      <w:r w:rsidRPr="00781AC2">
        <w:rPr>
          <w:rFonts w:ascii="Calibri" w:hAnsi="Calibri" w:cs="Calibri"/>
          <w:sz w:val="22"/>
          <w:szCs w:val="22"/>
        </w:rPr>
        <w:t xml:space="preserve">, we have strategized to identify the underperformers (based on the features identified in </w:t>
      </w:r>
      <w:r w:rsidR="003957B3" w:rsidRPr="00781AC2">
        <w:rPr>
          <w:rFonts w:ascii="Calibri" w:hAnsi="Calibri" w:cs="Calibri"/>
          <w:sz w:val="22"/>
          <w:szCs w:val="22"/>
        </w:rPr>
        <w:t xml:space="preserve">the Primary </w:t>
      </w:r>
      <w:r w:rsidRPr="00781AC2">
        <w:rPr>
          <w:rFonts w:ascii="Calibri" w:hAnsi="Calibri" w:cs="Calibri"/>
          <w:sz w:val="22"/>
          <w:szCs w:val="22"/>
        </w:rPr>
        <w:t>Objective</w:t>
      </w:r>
      <w:r w:rsidR="00BD0C1D" w:rsidRPr="00781AC2">
        <w:rPr>
          <w:rFonts w:ascii="Calibri" w:hAnsi="Calibri" w:cs="Calibri"/>
          <w:sz w:val="22"/>
          <w:szCs w:val="22"/>
        </w:rPr>
        <w:t>) and</w:t>
      </w:r>
      <w:r w:rsidRPr="00781AC2">
        <w:rPr>
          <w:rFonts w:ascii="Calibri" w:hAnsi="Calibri" w:cs="Calibri"/>
          <w:sz w:val="22"/>
          <w:szCs w:val="22"/>
        </w:rPr>
        <w:t xml:space="preserve"> replace them </w:t>
      </w:r>
      <w:r w:rsidR="008F6873" w:rsidRPr="00781AC2">
        <w:rPr>
          <w:rFonts w:ascii="Calibri" w:hAnsi="Calibri" w:cs="Calibri"/>
          <w:sz w:val="22"/>
          <w:szCs w:val="22"/>
        </w:rPr>
        <w:t>with some</w:t>
      </w:r>
      <w:r w:rsidRPr="00781AC2">
        <w:rPr>
          <w:rFonts w:ascii="Calibri" w:hAnsi="Calibri" w:cs="Calibri"/>
          <w:sz w:val="22"/>
          <w:szCs w:val="22"/>
        </w:rPr>
        <w:t xml:space="preserve"> non-Toronto players who rate better for those features.  </w:t>
      </w:r>
    </w:p>
    <w:p w14:paraId="652D6F1E" w14:textId="77777777" w:rsidR="00FC4E55" w:rsidRPr="00781AC2" w:rsidRDefault="00FC4E55" w:rsidP="00F52B3D">
      <w:pPr>
        <w:pStyle w:val="Heading3"/>
        <w:rPr>
          <w:rFonts w:ascii="Calibri" w:hAnsi="Calibri" w:cs="Calibri"/>
          <w:sz w:val="22"/>
          <w:szCs w:val="22"/>
        </w:rPr>
      </w:pPr>
      <w:bookmarkStart w:id="14" w:name="_Toc68726175"/>
      <w:r w:rsidRPr="00781AC2">
        <w:rPr>
          <w:rFonts w:ascii="Calibri" w:hAnsi="Calibri" w:cs="Calibri"/>
          <w:sz w:val="22"/>
          <w:szCs w:val="22"/>
        </w:rPr>
        <w:t>Phase 1: Feature Selection</w:t>
      </w:r>
      <w:bookmarkEnd w:id="14"/>
    </w:p>
    <w:p w14:paraId="7BEDB104" w14:textId="445CD907" w:rsidR="00705500" w:rsidRPr="00781AC2" w:rsidRDefault="00705500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38FECD37" w14:textId="255E3D79" w:rsidR="00691BE5" w:rsidRPr="00781AC2" w:rsidRDefault="00C76E3B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noProof/>
        </w:rPr>
        <w:drawing>
          <wp:inline distT="0" distB="0" distL="0" distR="0" wp14:anchorId="2B69034E" wp14:editId="109FC55F">
            <wp:extent cx="5943600" cy="2532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195D" w14:textId="1F78B806" w:rsidR="00AD3D08" w:rsidRPr="00781AC2" w:rsidRDefault="00232648" w:rsidP="00F52B3D">
      <w:pPr>
        <w:pStyle w:val="Caption"/>
        <w:rPr>
          <w:rFonts w:ascii="Calibri" w:hAnsi="Calibri" w:cs="Calibri"/>
        </w:rPr>
      </w:pPr>
      <w:bookmarkStart w:id="15" w:name="_Toc68641757"/>
      <w:r w:rsidRPr="00781AC2">
        <w:rPr>
          <w:rFonts w:ascii="Calibri" w:hAnsi="Calibri" w:cs="Calibri"/>
        </w:rPr>
        <w:t xml:space="preserve">Figure </w:t>
      </w:r>
      <w:r w:rsidR="00465849" w:rsidRPr="00781AC2">
        <w:rPr>
          <w:rFonts w:ascii="Calibri" w:hAnsi="Calibri" w:cs="Calibri"/>
        </w:rPr>
        <w:fldChar w:fldCharType="begin"/>
      </w:r>
      <w:r w:rsidR="00465849" w:rsidRPr="00781AC2">
        <w:rPr>
          <w:rFonts w:ascii="Calibri" w:hAnsi="Calibri" w:cs="Calibri"/>
        </w:rPr>
        <w:instrText xml:space="preserve"> SEQ Figure \* ARABIC </w:instrText>
      </w:r>
      <w:r w:rsidR="00465849" w:rsidRPr="00781AC2">
        <w:rPr>
          <w:rFonts w:ascii="Calibri" w:hAnsi="Calibri" w:cs="Calibri"/>
        </w:rPr>
        <w:fldChar w:fldCharType="separate"/>
      </w:r>
      <w:r w:rsidR="00910D84" w:rsidRPr="00781AC2">
        <w:rPr>
          <w:rFonts w:ascii="Calibri" w:hAnsi="Calibri" w:cs="Calibri"/>
          <w:noProof/>
        </w:rPr>
        <w:t>7</w:t>
      </w:r>
      <w:r w:rsidR="00465849" w:rsidRPr="00781AC2">
        <w:rPr>
          <w:rFonts w:ascii="Calibri" w:hAnsi="Calibri" w:cs="Calibri"/>
          <w:noProof/>
        </w:rPr>
        <w:fldChar w:fldCharType="end"/>
      </w:r>
      <w:r w:rsidRPr="00781AC2">
        <w:rPr>
          <w:rFonts w:ascii="Calibri" w:hAnsi="Calibri" w:cs="Calibri"/>
        </w:rPr>
        <w:t xml:space="preserve"> Process for Phase 1: Feature Selection</w:t>
      </w:r>
      <w:bookmarkEnd w:id="15"/>
    </w:p>
    <w:p w14:paraId="2BA2AAE4" w14:textId="4A7E0D3F" w:rsidR="00065E5B" w:rsidRPr="003D3964" w:rsidRDefault="00825912" w:rsidP="00F52B3D">
      <w:pPr>
        <w:spacing w:after="0"/>
        <w:rPr>
          <w:rStyle w:val="Emphasis"/>
          <w:rFonts w:ascii="Calibri" w:hAnsi="Calibri" w:cs="Calibri"/>
          <w:b/>
          <w:bCs/>
          <w:sz w:val="22"/>
          <w:szCs w:val="22"/>
        </w:rPr>
      </w:pPr>
      <w:r w:rsidRPr="003D3964">
        <w:rPr>
          <w:rStyle w:val="Emphasis"/>
          <w:rFonts w:ascii="Calibri" w:hAnsi="Calibri" w:cs="Calibri"/>
          <w:b/>
          <w:bCs/>
          <w:sz w:val="22"/>
          <w:szCs w:val="22"/>
        </w:rPr>
        <w:t>Reviewing/Cleansing the data</w:t>
      </w:r>
    </w:p>
    <w:p w14:paraId="5644B4C6" w14:textId="77777777" w:rsidR="00AD3D08" w:rsidRPr="003D3964" w:rsidRDefault="006C77DB" w:rsidP="00F52B3D">
      <w:pPr>
        <w:spacing w:after="0"/>
        <w:rPr>
          <w:rFonts w:ascii="Calibri" w:hAnsi="Calibri" w:cs="Calibri"/>
          <w:sz w:val="22"/>
          <w:szCs w:val="22"/>
        </w:rPr>
      </w:pPr>
      <w:r w:rsidRPr="003D3964">
        <w:rPr>
          <w:rFonts w:ascii="Calibri" w:hAnsi="Calibri" w:cs="Calibri"/>
          <w:sz w:val="22"/>
          <w:szCs w:val="22"/>
        </w:rPr>
        <w:t>The initial data set is</w:t>
      </w:r>
      <w:r w:rsidR="00065E5B" w:rsidRPr="003D3964">
        <w:rPr>
          <w:rFonts w:ascii="Calibri" w:hAnsi="Calibri" w:cs="Calibri"/>
          <w:sz w:val="22"/>
          <w:szCs w:val="22"/>
        </w:rPr>
        <w:t xml:space="preserve"> gathered through the nba_api </w:t>
      </w:r>
      <w:r w:rsidRPr="003D3964">
        <w:rPr>
          <w:rFonts w:ascii="Calibri" w:hAnsi="Calibri" w:cs="Calibri"/>
          <w:sz w:val="22"/>
          <w:szCs w:val="22"/>
        </w:rPr>
        <w:t xml:space="preserve">using the endpoint PlayerGameLogs. </w:t>
      </w:r>
      <w:r w:rsidR="00AD3D08" w:rsidRPr="003D3964">
        <w:rPr>
          <w:rFonts w:ascii="Calibri" w:hAnsi="Calibri" w:cs="Calibri"/>
          <w:sz w:val="22"/>
          <w:szCs w:val="22"/>
        </w:rPr>
        <w:t>N</w:t>
      </w:r>
      <w:r w:rsidRPr="003D3964">
        <w:rPr>
          <w:rFonts w:ascii="Calibri" w:hAnsi="Calibri" w:cs="Calibri"/>
          <w:sz w:val="22"/>
          <w:szCs w:val="22"/>
        </w:rPr>
        <w:t xml:space="preserve">ew </w:t>
      </w:r>
      <w:r w:rsidR="00065E5B" w:rsidRPr="003D3964">
        <w:rPr>
          <w:rFonts w:ascii="Calibri" w:hAnsi="Calibri" w:cs="Calibri"/>
          <w:sz w:val="22"/>
          <w:szCs w:val="22"/>
        </w:rPr>
        <w:t>feature</w:t>
      </w:r>
      <w:r w:rsidR="00AD3D08" w:rsidRPr="003D3964">
        <w:rPr>
          <w:rFonts w:ascii="Calibri" w:hAnsi="Calibri" w:cs="Calibri"/>
          <w:sz w:val="22"/>
          <w:szCs w:val="22"/>
        </w:rPr>
        <w:t>s were added</w:t>
      </w:r>
    </w:p>
    <w:p w14:paraId="3C2837E1" w14:textId="7BF9EB60" w:rsidR="00065E5B" w:rsidRPr="003D3964" w:rsidRDefault="00065E5B" w:rsidP="00F52B3D">
      <w:pPr>
        <w:pStyle w:val="ListParagraph"/>
        <w:numPr>
          <w:ilvl w:val="0"/>
          <w:numId w:val="24"/>
        </w:numPr>
        <w:spacing w:after="0"/>
        <w:rPr>
          <w:rFonts w:ascii="Calibri" w:hAnsi="Calibri" w:cs="Calibri"/>
          <w:sz w:val="22"/>
          <w:szCs w:val="22"/>
        </w:rPr>
      </w:pPr>
      <w:r w:rsidRPr="003D3964">
        <w:rPr>
          <w:rFonts w:ascii="Calibri" w:hAnsi="Calibri" w:cs="Calibri"/>
          <w:sz w:val="22"/>
          <w:szCs w:val="22"/>
        </w:rPr>
        <w:t>Game</w:t>
      </w:r>
      <w:r w:rsidR="006C77DB" w:rsidRPr="003D3964">
        <w:rPr>
          <w:rFonts w:ascii="Calibri" w:hAnsi="Calibri" w:cs="Calibri"/>
          <w:sz w:val="22"/>
          <w:szCs w:val="22"/>
        </w:rPr>
        <w:t>_</w:t>
      </w:r>
      <w:r w:rsidRPr="003D3964">
        <w:rPr>
          <w:rFonts w:ascii="Calibri" w:hAnsi="Calibri" w:cs="Calibri"/>
          <w:sz w:val="22"/>
          <w:szCs w:val="22"/>
        </w:rPr>
        <w:t>Type</w:t>
      </w:r>
      <w:r w:rsidR="006C77DB" w:rsidRPr="003D3964">
        <w:rPr>
          <w:rFonts w:ascii="Calibri" w:hAnsi="Calibri" w:cs="Calibri"/>
          <w:sz w:val="22"/>
          <w:szCs w:val="22"/>
        </w:rPr>
        <w:t xml:space="preserve"> is applied to each record to </w:t>
      </w:r>
      <w:r w:rsidRPr="003D3964">
        <w:rPr>
          <w:rFonts w:ascii="Calibri" w:hAnsi="Calibri" w:cs="Calibri"/>
          <w:sz w:val="22"/>
          <w:szCs w:val="22"/>
        </w:rPr>
        <w:t>categorized by Pre</w:t>
      </w:r>
      <w:r w:rsidR="00AD3D08" w:rsidRPr="003D3964">
        <w:rPr>
          <w:rFonts w:ascii="Calibri" w:hAnsi="Calibri" w:cs="Calibri"/>
          <w:sz w:val="22"/>
          <w:szCs w:val="22"/>
        </w:rPr>
        <w:t xml:space="preserve"> </w:t>
      </w:r>
      <w:r w:rsidRPr="003D3964">
        <w:rPr>
          <w:rFonts w:ascii="Calibri" w:hAnsi="Calibri" w:cs="Calibri"/>
          <w:sz w:val="22"/>
          <w:szCs w:val="22"/>
        </w:rPr>
        <w:t>Season, Regular Season, or Playoffs games</w:t>
      </w:r>
      <w:r w:rsidR="004B5A16" w:rsidRPr="003D3964">
        <w:rPr>
          <w:rFonts w:ascii="Calibri" w:hAnsi="Calibri" w:cs="Calibri"/>
          <w:sz w:val="22"/>
          <w:szCs w:val="22"/>
        </w:rPr>
        <w:t xml:space="preserve"> from 2004 to 2020</w:t>
      </w:r>
      <w:r w:rsidR="006C77DB" w:rsidRPr="003D3964">
        <w:rPr>
          <w:rFonts w:ascii="Calibri" w:hAnsi="Calibri" w:cs="Calibri"/>
          <w:sz w:val="22"/>
          <w:szCs w:val="22"/>
        </w:rPr>
        <w:t xml:space="preserve">. </w:t>
      </w:r>
      <w:r w:rsidR="00AB38BF" w:rsidRPr="003D3964">
        <w:rPr>
          <w:rFonts w:ascii="Calibri" w:hAnsi="Calibri" w:cs="Calibri"/>
          <w:sz w:val="22"/>
          <w:szCs w:val="22"/>
        </w:rPr>
        <w:t xml:space="preserve">Pre Season games </w:t>
      </w:r>
      <w:r w:rsidR="00AD3D08" w:rsidRPr="003D3964">
        <w:rPr>
          <w:rFonts w:ascii="Calibri" w:hAnsi="Calibri" w:cs="Calibri"/>
          <w:sz w:val="22"/>
          <w:szCs w:val="22"/>
        </w:rPr>
        <w:t>were excluded as these h</w:t>
      </w:r>
      <w:r w:rsidR="00AB38BF" w:rsidRPr="003D3964">
        <w:rPr>
          <w:rFonts w:ascii="Calibri" w:hAnsi="Calibri" w:cs="Calibri"/>
          <w:sz w:val="22"/>
          <w:szCs w:val="22"/>
        </w:rPr>
        <w:t>eld little value</w:t>
      </w:r>
      <w:r w:rsidR="00AD3D08" w:rsidRPr="003D3964">
        <w:rPr>
          <w:rFonts w:ascii="Calibri" w:hAnsi="Calibri" w:cs="Calibri"/>
          <w:sz w:val="22"/>
          <w:szCs w:val="22"/>
        </w:rPr>
        <w:t>. V</w:t>
      </w:r>
      <w:r w:rsidR="00AB38BF" w:rsidRPr="003D3964">
        <w:rPr>
          <w:rFonts w:ascii="Calibri" w:hAnsi="Calibri" w:cs="Calibri"/>
          <w:sz w:val="22"/>
          <w:szCs w:val="22"/>
        </w:rPr>
        <w:t xml:space="preserve">eteran </w:t>
      </w:r>
      <w:r w:rsidR="00AB38BF" w:rsidRPr="003D3964">
        <w:rPr>
          <w:rFonts w:ascii="Calibri" w:hAnsi="Calibri" w:cs="Calibri"/>
          <w:sz w:val="22"/>
          <w:szCs w:val="22"/>
        </w:rPr>
        <w:lastRenderedPageBreak/>
        <w:t>or marquee players would not play to their typical abilities</w:t>
      </w:r>
      <w:r w:rsidR="00622000">
        <w:rPr>
          <w:rFonts w:ascii="Calibri" w:hAnsi="Calibri" w:cs="Calibri"/>
          <w:sz w:val="22"/>
          <w:szCs w:val="22"/>
        </w:rPr>
        <w:t>,</w:t>
      </w:r>
      <w:r w:rsidR="00AB38BF" w:rsidRPr="003D3964">
        <w:rPr>
          <w:rFonts w:ascii="Calibri" w:hAnsi="Calibri" w:cs="Calibri"/>
          <w:sz w:val="22"/>
          <w:szCs w:val="22"/>
        </w:rPr>
        <w:t xml:space="preserve"> unlike new players who need to prove their worth to the coaching staff. </w:t>
      </w:r>
    </w:p>
    <w:p w14:paraId="0C9CE04F" w14:textId="1C498B18" w:rsidR="00AD3D08" w:rsidRPr="003D3964" w:rsidRDefault="00622000" w:rsidP="00F52B3D">
      <w:pPr>
        <w:pStyle w:val="ListParagraph"/>
        <w:numPr>
          <w:ilvl w:val="0"/>
          <w:numId w:val="24"/>
        </w:numPr>
        <w:spacing w:after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s</w:t>
      </w:r>
      <w:r w:rsidR="00AD3D08" w:rsidRPr="003D3964">
        <w:rPr>
          <w:rFonts w:ascii="Calibri" w:hAnsi="Calibri" w:cs="Calibri"/>
          <w:sz w:val="22"/>
          <w:szCs w:val="22"/>
        </w:rPr>
        <w:t>alary was appended for each player by season.</w:t>
      </w:r>
    </w:p>
    <w:p w14:paraId="6DF497BD" w14:textId="3C86E4A5" w:rsidR="00065E5B" w:rsidRPr="003D3964" w:rsidRDefault="00065E5B" w:rsidP="00F52B3D">
      <w:pPr>
        <w:spacing w:after="0"/>
        <w:rPr>
          <w:rFonts w:ascii="Calibri" w:hAnsi="Calibri" w:cs="Calibri"/>
          <w:sz w:val="22"/>
          <w:szCs w:val="22"/>
        </w:rPr>
      </w:pPr>
      <w:r w:rsidRPr="003D3964">
        <w:rPr>
          <w:rFonts w:ascii="Calibri" w:hAnsi="Calibri" w:cs="Calibri"/>
          <w:sz w:val="22"/>
          <w:szCs w:val="22"/>
        </w:rPr>
        <w:t xml:space="preserve">Initial analysis </w:t>
      </w:r>
      <w:r w:rsidR="00AB38BF" w:rsidRPr="003D3964">
        <w:rPr>
          <w:rFonts w:ascii="Calibri" w:hAnsi="Calibri" w:cs="Calibri"/>
          <w:sz w:val="22"/>
          <w:szCs w:val="22"/>
        </w:rPr>
        <w:t xml:space="preserve">of this data </w:t>
      </w:r>
      <w:r w:rsidRPr="003D3964">
        <w:rPr>
          <w:rFonts w:ascii="Calibri" w:hAnsi="Calibri" w:cs="Calibri"/>
          <w:sz w:val="22"/>
          <w:szCs w:val="22"/>
        </w:rPr>
        <w:t>indicate</w:t>
      </w:r>
      <w:r w:rsidR="00AB38BF" w:rsidRPr="003D3964">
        <w:rPr>
          <w:rFonts w:ascii="Calibri" w:hAnsi="Calibri" w:cs="Calibri"/>
          <w:sz w:val="22"/>
          <w:szCs w:val="22"/>
        </w:rPr>
        <w:t>d</w:t>
      </w:r>
      <w:r w:rsidRPr="003D3964">
        <w:rPr>
          <w:rFonts w:ascii="Calibri" w:hAnsi="Calibri" w:cs="Calibri"/>
          <w:sz w:val="22"/>
          <w:szCs w:val="22"/>
        </w:rPr>
        <w:t xml:space="preserve"> minimum data cleansing </w:t>
      </w:r>
      <w:r w:rsidR="00AB38BF" w:rsidRPr="003D3964">
        <w:rPr>
          <w:rFonts w:ascii="Calibri" w:hAnsi="Calibri" w:cs="Calibri"/>
          <w:sz w:val="22"/>
          <w:szCs w:val="22"/>
        </w:rPr>
        <w:t>wa</w:t>
      </w:r>
      <w:r w:rsidRPr="003D3964">
        <w:rPr>
          <w:rFonts w:ascii="Calibri" w:hAnsi="Calibri" w:cs="Calibri"/>
          <w:sz w:val="22"/>
          <w:szCs w:val="22"/>
        </w:rPr>
        <w:t>s required</w:t>
      </w:r>
      <w:r w:rsidR="00AB38BF" w:rsidRPr="003D3964">
        <w:rPr>
          <w:rFonts w:ascii="Calibri" w:hAnsi="Calibri" w:cs="Calibri"/>
          <w:sz w:val="22"/>
          <w:szCs w:val="22"/>
        </w:rPr>
        <w:t xml:space="preserve"> under the feature PLAYER_NAME. N</w:t>
      </w:r>
      <w:r w:rsidRPr="003D3964">
        <w:rPr>
          <w:rFonts w:ascii="Calibri" w:hAnsi="Calibri" w:cs="Calibri"/>
          <w:sz w:val="22"/>
          <w:szCs w:val="22"/>
        </w:rPr>
        <w:t xml:space="preserve">ull </w:t>
      </w:r>
      <w:r w:rsidR="00AB38BF" w:rsidRPr="003D3964">
        <w:rPr>
          <w:rFonts w:ascii="Calibri" w:hAnsi="Calibri" w:cs="Calibri"/>
          <w:sz w:val="22"/>
          <w:szCs w:val="22"/>
        </w:rPr>
        <w:t xml:space="preserve">values were found for </w:t>
      </w:r>
      <w:r w:rsidRPr="003D3964">
        <w:rPr>
          <w:rFonts w:ascii="Calibri" w:hAnsi="Calibri" w:cs="Calibri"/>
          <w:sz w:val="22"/>
          <w:szCs w:val="22"/>
        </w:rPr>
        <w:t>740 records</w:t>
      </w:r>
      <w:r w:rsidR="00AB38BF" w:rsidRPr="003D3964">
        <w:rPr>
          <w:rFonts w:ascii="Calibri" w:hAnsi="Calibri" w:cs="Calibri"/>
          <w:sz w:val="22"/>
          <w:szCs w:val="22"/>
        </w:rPr>
        <w:t>. No data cleansing was required a</w:t>
      </w:r>
      <w:r w:rsidR="00825912" w:rsidRPr="003D3964">
        <w:rPr>
          <w:rFonts w:ascii="Calibri" w:hAnsi="Calibri" w:cs="Calibri"/>
          <w:sz w:val="22"/>
          <w:szCs w:val="22"/>
        </w:rPr>
        <w:t>s th</w:t>
      </w:r>
      <w:r w:rsidR="00AD3D08" w:rsidRPr="003D3964">
        <w:rPr>
          <w:rFonts w:ascii="Calibri" w:hAnsi="Calibri" w:cs="Calibri"/>
          <w:sz w:val="22"/>
          <w:szCs w:val="22"/>
        </w:rPr>
        <w:t>e</w:t>
      </w:r>
      <w:r w:rsidR="00825912" w:rsidRPr="003D3964">
        <w:rPr>
          <w:rFonts w:ascii="Calibri" w:hAnsi="Calibri" w:cs="Calibri"/>
          <w:sz w:val="22"/>
          <w:szCs w:val="22"/>
        </w:rPr>
        <w:t>s</w:t>
      </w:r>
      <w:r w:rsidR="00AD3D08" w:rsidRPr="003D3964">
        <w:rPr>
          <w:rFonts w:ascii="Calibri" w:hAnsi="Calibri" w:cs="Calibri"/>
          <w:sz w:val="22"/>
          <w:szCs w:val="22"/>
        </w:rPr>
        <w:t>e</w:t>
      </w:r>
      <w:r w:rsidR="00825912" w:rsidRPr="003D3964">
        <w:rPr>
          <w:rFonts w:ascii="Calibri" w:hAnsi="Calibri" w:cs="Calibri"/>
          <w:sz w:val="22"/>
          <w:szCs w:val="22"/>
        </w:rPr>
        <w:t xml:space="preserve"> records were under the Pre Season.</w:t>
      </w:r>
    </w:p>
    <w:p w14:paraId="176909A0" w14:textId="77777777" w:rsidR="004B5A16" w:rsidRPr="003D3964" w:rsidRDefault="004B5A16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2405ADDD" w14:textId="504F3C0C" w:rsidR="004B5A16" w:rsidRPr="003D3964" w:rsidRDefault="00825912" w:rsidP="00F52B3D">
      <w:pPr>
        <w:spacing w:after="0"/>
        <w:rPr>
          <w:rStyle w:val="Emphasis"/>
          <w:rFonts w:ascii="Calibri" w:hAnsi="Calibri" w:cs="Calibri"/>
          <w:b/>
          <w:bCs/>
          <w:sz w:val="22"/>
          <w:szCs w:val="22"/>
        </w:rPr>
      </w:pPr>
      <w:r w:rsidRPr="003D3964">
        <w:rPr>
          <w:rStyle w:val="Emphasis"/>
          <w:rFonts w:ascii="Calibri" w:hAnsi="Calibri" w:cs="Calibri"/>
          <w:b/>
          <w:bCs/>
          <w:sz w:val="22"/>
          <w:szCs w:val="22"/>
        </w:rPr>
        <w:t xml:space="preserve">Data </w:t>
      </w:r>
      <w:r w:rsidR="001A66ED" w:rsidRPr="003D3964">
        <w:rPr>
          <w:rStyle w:val="Emphasis"/>
          <w:rFonts w:ascii="Calibri" w:hAnsi="Calibri" w:cs="Calibri"/>
          <w:b/>
          <w:bCs/>
          <w:sz w:val="22"/>
          <w:szCs w:val="22"/>
        </w:rPr>
        <w:t>Enhancement</w:t>
      </w:r>
      <w:r w:rsidR="00AD3D08" w:rsidRPr="003D3964">
        <w:rPr>
          <w:rStyle w:val="Emphasis"/>
          <w:rFonts w:ascii="Calibri" w:hAnsi="Calibri" w:cs="Calibri"/>
          <w:b/>
          <w:bCs/>
          <w:sz w:val="22"/>
          <w:szCs w:val="22"/>
        </w:rPr>
        <w:t>s</w:t>
      </w:r>
    </w:p>
    <w:p w14:paraId="2C07D2DD" w14:textId="4CC36DE9" w:rsidR="00065E5B" w:rsidRPr="003D3964" w:rsidRDefault="00825912" w:rsidP="00F52B3D">
      <w:pPr>
        <w:spacing w:after="0"/>
        <w:rPr>
          <w:rFonts w:ascii="Calibri" w:hAnsi="Calibri" w:cs="Calibri"/>
          <w:sz w:val="22"/>
          <w:szCs w:val="22"/>
        </w:rPr>
      </w:pPr>
      <w:r w:rsidRPr="003D3964">
        <w:rPr>
          <w:rFonts w:ascii="Calibri" w:hAnsi="Calibri" w:cs="Calibri"/>
          <w:sz w:val="22"/>
          <w:szCs w:val="22"/>
        </w:rPr>
        <w:t>A</w:t>
      </w:r>
      <w:r w:rsidR="00065E5B" w:rsidRPr="003D3964">
        <w:rPr>
          <w:rFonts w:ascii="Calibri" w:hAnsi="Calibri" w:cs="Calibri"/>
          <w:sz w:val="22"/>
          <w:szCs w:val="22"/>
        </w:rPr>
        <w:t xml:space="preserve">dditional features </w:t>
      </w:r>
      <w:r w:rsidRPr="003D3964">
        <w:rPr>
          <w:rFonts w:ascii="Calibri" w:hAnsi="Calibri" w:cs="Calibri"/>
          <w:sz w:val="22"/>
          <w:szCs w:val="22"/>
        </w:rPr>
        <w:t>were appended to enhance</w:t>
      </w:r>
      <w:r w:rsidR="003D3964">
        <w:rPr>
          <w:rFonts w:ascii="Calibri" w:hAnsi="Calibri" w:cs="Calibri"/>
          <w:sz w:val="22"/>
          <w:szCs w:val="22"/>
        </w:rPr>
        <w:t xml:space="preserve"> </w:t>
      </w:r>
      <w:r w:rsidRPr="003D3964">
        <w:rPr>
          <w:rFonts w:ascii="Calibri" w:hAnsi="Calibri" w:cs="Calibri"/>
          <w:sz w:val="22"/>
          <w:szCs w:val="22"/>
        </w:rPr>
        <w:t xml:space="preserve">the data. These were advanced NBA statistics analysts used to distinguish player utilization or effectiveness which we will use later in our modeling and analysis. We selected to advanced statistics: </w:t>
      </w:r>
      <w:r w:rsidR="00065E5B" w:rsidRPr="003D3964">
        <w:rPr>
          <w:rFonts w:ascii="Calibri" w:hAnsi="Calibri" w:cs="Calibri"/>
          <w:sz w:val="22"/>
          <w:szCs w:val="22"/>
        </w:rPr>
        <w:t xml:space="preserve"> </w:t>
      </w:r>
    </w:p>
    <w:p w14:paraId="02956671" w14:textId="77777777" w:rsidR="00825912" w:rsidRPr="003D3964" w:rsidRDefault="00825912" w:rsidP="00F52B3D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3D3964">
        <w:rPr>
          <w:rFonts w:ascii="Calibri" w:hAnsi="Calibri" w:cs="Calibri"/>
          <w:sz w:val="22"/>
          <w:szCs w:val="22"/>
        </w:rPr>
        <w:t>Player Efficiency Rating (PER)</w:t>
      </w:r>
    </w:p>
    <w:p w14:paraId="7F64BC25" w14:textId="5692CB94" w:rsidR="00AD3D08" w:rsidRPr="00781AC2" w:rsidRDefault="00AD3D08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3D3964">
        <w:rPr>
          <w:rFonts w:ascii="Calibri" w:hAnsi="Calibri" w:cs="Calibri"/>
          <w:sz w:val="22"/>
          <w:szCs w:val="22"/>
        </w:rPr>
        <w:t>The player efficiency</w:t>
      </w:r>
      <w:r w:rsidRPr="00781AC2">
        <w:rPr>
          <w:rFonts w:ascii="Calibri" w:hAnsi="Calibri" w:cs="Calibri"/>
          <w:sz w:val="22"/>
          <w:szCs w:val="22"/>
        </w:rPr>
        <w:t xml:space="preserve"> rating (PER) is a rating of a player's per-minute productivity.</w:t>
      </w:r>
    </w:p>
    <w:p w14:paraId="242297AF" w14:textId="731122BF" w:rsidR="003911DF" w:rsidRPr="00781AC2" w:rsidRDefault="003911DF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The formula is defined as </w:t>
      </w:r>
    </w:p>
    <w:p w14:paraId="54D16084" w14:textId="17D366FC" w:rsidR="003911DF" w:rsidRPr="00781AC2" w:rsidRDefault="003911DF" w:rsidP="00F52B3D">
      <w:pPr>
        <w:pStyle w:val="ListParagraph"/>
        <w:spacing w:after="0"/>
        <w:ind w:left="144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PER = (FGM x 85.910 + STL x 53.897 + FG3M x 51.757 + FTM x 46.845 + BLK x 39.190 + OREB x 39.190 + AST x 34.677 + DREB x 14.707 - PF x 17.174 – (FTA-FTM) x 20.091 – (FGA-FGM) x 39.190 - TOV x 53.897) * (1 / Minutes)</w:t>
      </w:r>
    </w:p>
    <w:p w14:paraId="43312893" w14:textId="19730A67" w:rsidR="00065E5B" w:rsidRPr="00781AC2" w:rsidRDefault="00065E5B" w:rsidP="00F52B3D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Player Impact Estimate (PIE)</w:t>
      </w:r>
    </w:p>
    <w:p w14:paraId="1427B0E3" w14:textId="3511B716" w:rsidR="00D02EF8" w:rsidRPr="00781AC2" w:rsidRDefault="00D02EF8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PIE is a metric to gauge a player's all-around contribution to the game.</w:t>
      </w:r>
    </w:p>
    <w:p w14:paraId="1C545F22" w14:textId="77777777" w:rsidR="003911DF" w:rsidRPr="00781AC2" w:rsidRDefault="003911DF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The f</w:t>
      </w:r>
      <w:r w:rsidR="00065E5B" w:rsidRPr="00781AC2">
        <w:rPr>
          <w:rFonts w:ascii="Calibri" w:hAnsi="Calibri" w:cs="Calibri"/>
          <w:sz w:val="22"/>
          <w:szCs w:val="22"/>
        </w:rPr>
        <w:t xml:space="preserve">ormula </w:t>
      </w:r>
      <w:r w:rsidRPr="00781AC2">
        <w:rPr>
          <w:rFonts w:ascii="Calibri" w:hAnsi="Calibri" w:cs="Calibri"/>
          <w:sz w:val="22"/>
          <w:szCs w:val="22"/>
        </w:rPr>
        <w:t xml:space="preserve">is defined as </w:t>
      </w:r>
    </w:p>
    <w:p w14:paraId="75699B7B" w14:textId="77777777" w:rsidR="004B5A16" w:rsidRPr="00781AC2" w:rsidRDefault="004B5A16" w:rsidP="00F52B3D">
      <w:pPr>
        <w:pStyle w:val="ListParagraph"/>
        <w:spacing w:after="0"/>
        <w:ind w:left="144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PIE = [</w:t>
      </w:r>
      <w:r w:rsidR="00065E5B" w:rsidRPr="00781AC2">
        <w:rPr>
          <w:rFonts w:ascii="Calibri" w:hAnsi="Calibri" w:cs="Calibri"/>
          <w:sz w:val="22"/>
          <w:szCs w:val="22"/>
        </w:rPr>
        <w:t xml:space="preserve">PTS + FGM + FTM - FGA - FTA + DREB + (0.5 * OREB) + AST + STL + (0.5 * BLK) - PF </w:t>
      </w:r>
      <w:r w:rsidRPr="00781AC2">
        <w:rPr>
          <w:rFonts w:ascii="Calibri" w:hAnsi="Calibri" w:cs="Calibri"/>
          <w:sz w:val="22"/>
          <w:szCs w:val="22"/>
        </w:rPr>
        <w:t>–</w:t>
      </w:r>
      <w:r w:rsidR="00065E5B" w:rsidRPr="00781AC2">
        <w:rPr>
          <w:rFonts w:ascii="Calibri" w:hAnsi="Calibri" w:cs="Calibri"/>
          <w:sz w:val="22"/>
          <w:szCs w:val="22"/>
        </w:rPr>
        <w:t xml:space="preserve"> TO</w:t>
      </w:r>
      <w:r w:rsidRPr="00781AC2">
        <w:rPr>
          <w:rFonts w:ascii="Calibri" w:hAnsi="Calibri" w:cs="Calibri"/>
          <w:sz w:val="22"/>
          <w:szCs w:val="22"/>
        </w:rPr>
        <w:t>V]</w:t>
      </w:r>
      <w:r w:rsidR="00065E5B" w:rsidRPr="00781AC2">
        <w:rPr>
          <w:rFonts w:ascii="Calibri" w:hAnsi="Calibri" w:cs="Calibri"/>
          <w:sz w:val="22"/>
          <w:szCs w:val="22"/>
        </w:rPr>
        <w:t xml:space="preserve"> / </w:t>
      </w:r>
      <w:r w:rsidRPr="00781AC2">
        <w:rPr>
          <w:rFonts w:ascii="Calibri" w:hAnsi="Calibri" w:cs="Calibri"/>
          <w:sz w:val="22"/>
          <w:szCs w:val="22"/>
        </w:rPr>
        <w:t>[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GmPTS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+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GmFGM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+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GmFTM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-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GmFGA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-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GmFTA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+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GmDREB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+ (0.5 *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GmOREB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) +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GmAST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+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GmSTL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+ (0.5 *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GmBLK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) -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GmPF</w:t>
      </w:r>
      <w:proofErr w:type="spellEnd"/>
      <w:r w:rsidR="00065E5B" w:rsidRPr="00781AC2">
        <w:rPr>
          <w:rFonts w:ascii="Calibri" w:hAnsi="Calibri" w:cs="Calibri"/>
          <w:sz w:val="22"/>
          <w:szCs w:val="22"/>
        </w:rPr>
        <w:t xml:space="preserve"> </w:t>
      </w:r>
      <w:r w:rsidRPr="00781AC2">
        <w:rPr>
          <w:rFonts w:ascii="Calibri" w:hAnsi="Calibri" w:cs="Calibri"/>
          <w:sz w:val="22"/>
          <w:szCs w:val="22"/>
        </w:rPr>
        <w:t>–</w:t>
      </w:r>
      <w:r w:rsidR="00065E5B" w:rsidRPr="00781AC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65E5B" w:rsidRPr="00781AC2">
        <w:rPr>
          <w:rFonts w:ascii="Calibri" w:hAnsi="Calibri" w:cs="Calibri"/>
          <w:sz w:val="22"/>
          <w:szCs w:val="22"/>
        </w:rPr>
        <w:t>GmTO</w:t>
      </w:r>
      <w:r w:rsidRPr="00781AC2">
        <w:rPr>
          <w:rFonts w:ascii="Calibri" w:hAnsi="Calibri" w:cs="Calibri"/>
          <w:sz w:val="22"/>
          <w:szCs w:val="22"/>
        </w:rPr>
        <w:t>V</w:t>
      </w:r>
      <w:proofErr w:type="spellEnd"/>
      <w:r w:rsidRPr="00781AC2">
        <w:rPr>
          <w:rFonts w:ascii="Calibri" w:hAnsi="Calibri" w:cs="Calibri"/>
          <w:sz w:val="22"/>
          <w:szCs w:val="22"/>
        </w:rPr>
        <w:t>]</w:t>
      </w:r>
    </w:p>
    <w:p w14:paraId="6A7E73B2" w14:textId="77777777" w:rsidR="004B5A16" w:rsidRPr="00781AC2" w:rsidRDefault="004B5A16" w:rsidP="00F52B3D">
      <w:pPr>
        <w:pStyle w:val="ListParagraph"/>
        <w:spacing w:after="0"/>
        <w:ind w:left="1440"/>
        <w:rPr>
          <w:rFonts w:ascii="Calibri" w:hAnsi="Calibri" w:cs="Calibri"/>
          <w:sz w:val="22"/>
          <w:szCs w:val="22"/>
        </w:rPr>
      </w:pPr>
    </w:p>
    <w:p w14:paraId="4608904C" w14:textId="1EA4CB69" w:rsidR="00825912" w:rsidRPr="00781AC2" w:rsidRDefault="004B5A16" w:rsidP="00F52B3D">
      <w:pPr>
        <w:pStyle w:val="ListParagraph"/>
        <w:spacing w:after="0"/>
        <w:ind w:left="144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Note: Statistics prepend with “Gm” refers to the sum of the value for that feature for the entire game</w:t>
      </w:r>
    </w:p>
    <w:p w14:paraId="5B355B6F" w14:textId="43824C7B" w:rsidR="004B5A16" w:rsidRPr="00781AC2" w:rsidRDefault="004B5A16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112A5EE4" w14:textId="5C0A150F" w:rsidR="00D02EF8" w:rsidRPr="003D3964" w:rsidRDefault="00D02EF8" w:rsidP="00F52B3D">
      <w:pPr>
        <w:spacing w:after="0"/>
        <w:rPr>
          <w:rStyle w:val="Emphasis"/>
          <w:rFonts w:ascii="Calibri" w:hAnsi="Calibri" w:cs="Calibri"/>
          <w:b/>
          <w:bCs/>
          <w:sz w:val="22"/>
          <w:szCs w:val="22"/>
        </w:rPr>
      </w:pPr>
      <w:r w:rsidRPr="003D3964">
        <w:rPr>
          <w:rStyle w:val="Emphasis"/>
          <w:rFonts w:ascii="Calibri" w:hAnsi="Calibri" w:cs="Calibri"/>
          <w:b/>
          <w:bCs/>
          <w:sz w:val="22"/>
          <w:szCs w:val="22"/>
        </w:rPr>
        <w:t xml:space="preserve">Feature </w:t>
      </w:r>
      <w:r w:rsidR="00605C0D" w:rsidRPr="003D3964">
        <w:rPr>
          <w:rStyle w:val="Emphasis"/>
          <w:rFonts w:ascii="Calibri" w:hAnsi="Calibri" w:cs="Calibri"/>
          <w:b/>
          <w:bCs/>
          <w:sz w:val="22"/>
          <w:szCs w:val="22"/>
        </w:rPr>
        <w:t xml:space="preserve">preparation </w:t>
      </w:r>
    </w:p>
    <w:p w14:paraId="15256BE5" w14:textId="4B00E146" w:rsidR="004B5A16" w:rsidRPr="00781AC2" w:rsidRDefault="00065E5B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We are focusing on </w:t>
      </w:r>
      <w:r w:rsidR="00D02EF8" w:rsidRPr="00781AC2">
        <w:rPr>
          <w:rFonts w:ascii="Calibri" w:hAnsi="Calibri" w:cs="Calibri"/>
          <w:sz w:val="22"/>
          <w:szCs w:val="22"/>
        </w:rPr>
        <w:t>which</w:t>
      </w:r>
      <w:r w:rsidRPr="00781AC2">
        <w:rPr>
          <w:rFonts w:ascii="Calibri" w:hAnsi="Calibri" w:cs="Calibri"/>
          <w:sz w:val="22"/>
          <w:szCs w:val="22"/>
        </w:rPr>
        <w:t xml:space="preserve"> features will help Toronto Raptor</w:t>
      </w:r>
      <w:r w:rsidR="00D02EF8" w:rsidRPr="00781AC2">
        <w:rPr>
          <w:rFonts w:ascii="Calibri" w:hAnsi="Calibri" w:cs="Calibri"/>
          <w:sz w:val="22"/>
          <w:szCs w:val="22"/>
        </w:rPr>
        <w:t>s</w:t>
      </w:r>
      <w:r w:rsidRPr="00781AC2">
        <w:rPr>
          <w:rFonts w:ascii="Calibri" w:hAnsi="Calibri" w:cs="Calibri"/>
          <w:sz w:val="22"/>
          <w:szCs w:val="22"/>
        </w:rPr>
        <w:t xml:space="preserve"> win games</w:t>
      </w:r>
      <w:r w:rsidR="00FA047F" w:rsidRPr="00781AC2">
        <w:rPr>
          <w:rFonts w:ascii="Calibri" w:hAnsi="Calibri" w:cs="Calibri"/>
          <w:sz w:val="22"/>
          <w:szCs w:val="22"/>
        </w:rPr>
        <w:t xml:space="preserve">. </w:t>
      </w:r>
    </w:p>
    <w:p w14:paraId="2932417E" w14:textId="7F8AAF3D" w:rsidR="00065E5B" w:rsidRPr="00781AC2" w:rsidRDefault="00065E5B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Features </w:t>
      </w:r>
      <w:r w:rsidR="00D02EF8" w:rsidRPr="00781AC2">
        <w:rPr>
          <w:rFonts w:ascii="Calibri" w:hAnsi="Calibri" w:cs="Calibri"/>
          <w:sz w:val="22"/>
          <w:szCs w:val="22"/>
        </w:rPr>
        <w:t>were</w:t>
      </w:r>
      <w:r w:rsidRPr="00781AC2">
        <w:rPr>
          <w:rFonts w:ascii="Calibri" w:hAnsi="Calibri" w:cs="Calibri"/>
          <w:sz w:val="22"/>
          <w:szCs w:val="22"/>
        </w:rPr>
        <w:t xml:space="preserve"> remov</w:t>
      </w:r>
      <w:r w:rsidR="00D02EF8" w:rsidRPr="00781AC2">
        <w:rPr>
          <w:rFonts w:ascii="Calibri" w:hAnsi="Calibri" w:cs="Calibri"/>
          <w:sz w:val="22"/>
          <w:szCs w:val="22"/>
        </w:rPr>
        <w:t>ed</w:t>
      </w:r>
      <w:r w:rsidRPr="00781AC2">
        <w:rPr>
          <w:rFonts w:ascii="Calibri" w:hAnsi="Calibri" w:cs="Calibri"/>
          <w:sz w:val="22"/>
          <w:szCs w:val="22"/>
        </w:rPr>
        <w:t xml:space="preserve"> based on experience and initial analysis </w:t>
      </w:r>
      <w:r w:rsidR="004B5A16" w:rsidRPr="00781AC2">
        <w:rPr>
          <w:rFonts w:ascii="Calibri" w:hAnsi="Calibri" w:cs="Calibri"/>
          <w:sz w:val="22"/>
          <w:szCs w:val="22"/>
        </w:rPr>
        <w:t>of the data</w:t>
      </w:r>
      <w:r w:rsidRPr="00781AC2">
        <w:rPr>
          <w:rFonts w:ascii="Calibri" w:hAnsi="Calibri" w:cs="Calibri"/>
          <w:sz w:val="22"/>
          <w:szCs w:val="22"/>
        </w:rPr>
        <w:t xml:space="preserve">. </w:t>
      </w:r>
      <w:r w:rsidR="00D02EF8" w:rsidRPr="00781AC2">
        <w:rPr>
          <w:rFonts w:ascii="Calibri" w:hAnsi="Calibri" w:cs="Calibri"/>
          <w:sz w:val="22"/>
          <w:szCs w:val="22"/>
        </w:rPr>
        <w:t>Since t</w:t>
      </w:r>
      <w:r w:rsidRPr="00781AC2">
        <w:rPr>
          <w:rFonts w:ascii="Calibri" w:hAnsi="Calibri" w:cs="Calibri"/>
          <w:sz w:val="22"/>
          <w:szCs w:val="22"/>
        </w:rPr>
        <w:t>he</w:t>
      </w:r>
      <w:r w:rsidR="004B5A16" w:rsidRPr="00781AC2">
        <w:rPr>
          <w:rFonts w:ascii="Calibri" w:hAnsi="Calibri" w:cs="Calibri"/>
          <w:sz w:val="22"/>
          <w:szCs w:val="22"/>
        </w:rPr>
        <w:t>se</w:t>
      </w:r>
      <w:r w:rsidRPr="00781AC2">
        <w:rPr>
          <w:rFonts w:ascii="Calibri" w:hAnsi="Calibri" w:cs="Calibri"/>
          <w:sz w:val="22"/>
          <w:szCs w:val="22"/>
        </w:rPr>
        <w:t xml:space="preserve"> typically would not </w:t>
      </w:r>
      <w:r w:rsidR="002B0C03">
        <w:rPr>
          <w:rFonts w:ascii="Calibri" w:hAnsi="Calibri" w:cs="Calibri"/>
          <w:sz w:val="22"/>
          <w:szCs w:val="22"/>
        </w:rPr>
        <w:t>affect</w:t>
      </w:r>
      <w:r w:rsidRPr="00781AC2">
        <w:rPr>
          <w:rFonts w:ascii="Calibri" w:hAnsi="Calibri" w:cs="Calibri"/>
          <w:sz w:val="22"/>
          <w:szCs w:val="22"/>
        </w:rPr>
        <w:t xml:space="preserve"> the target feature Win/Loss (WL) </w:t>
      </w:r>
    </w:p>
    <w:p w14:paraId="08074031" w14:textId="77777777" w:rsidR="00065E5B" w:rsidRPr="00781AC2" w:rsidRDefault="00065E5B" w:rsidP="00F52B3D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Unwanted Numerical Features </w:t>
      </w:r>
    </w:p>
    <w:p w14:paraId="19363ADF" w14:textId="77777777" w:rsidR="00065E5B" w:rsidRPr="00781AC2" w:rsidRDefault="00065E5B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PLAYER_ID</w:t>
      </w:r>
    </w:p>
    <w:p w14:paraId="507D30C9" w14:textId="77777777" w:rsidR="00065E5B" w:rsidRPr="00781AC2" w:rsidRDefault="00065E5B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TEAM_ID</w:t>
      </w:r>
    </w:p>
    <w:p w14:paraId="6DC57C90" w14:textId="77777777" w:rsidR="00065E5B" w:rsidRPr="00781AC2" w:rsidRDefault="00065E5B" w:rsidP="00F52B3D">
      <w:pPr>
        <w:pStyle w:val="ListParagraph"/>
        <w:numPr>
          <w:ilvl w:val="0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Unwanted Categorical Features</w:t>
      </w:r>
    </w:p>
    <w:p w14:paraId="4C488F95" w14:textId="77777777" w:rsidR="00065E5B" w:rsidRPr="00781AC2" w:rsidRDefault="00065E5B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PLAYER_NAME</w:t>
      </w:r>
    </w:p>
    <w:p w14:paraId="16B916EE" w14:textId="77777777" w:rsidR="00065E5B" w:rsidRPr="00781AC2" w:rsidRDefault="00065E5B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TEAM_ABBREVIATION</w:t>
      </w:r>
    </w:p>
    <w:p w14:paraId="55B16D18" w14:textId="77777777" w:rsidR="00065E5B" w:rsidRPr="00781AC2" w:rsidRDefault="00065E5B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TEAM_NAME</w:t>
      </w:r>
    </w:p>
    <w:p w14:paraId="12B31A3F" w14:textId="77777777" w:rsidR="00065E5B" w:rsidRPr="00781AC2" w:rsidRDefault="00065E5B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lastRenderedPageBreak/>
        <w:t>GAME_ID</w:t>
      </w:r>
    </w:p>
    <w:p w14:paraId="56BF256F" w14:textId="77777777" w:rsidR="001A66ED" w:rsidRPr="00781AC2" w:rsidRDefault="00065E5B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GAME_DATE</w:t>
      </w:r>
    </w:p>
    <w:p w14:paraId="7C02A545" w14:textId="47560137" w:rsidR="00065E5B" w:rsidRPr="00781AC2" w:rsidRDefault="00065E5B" w:rsidP="00F52B3D">
      <w:pPr>
        <w:pStyle w:val="ListParagraph"/>
        <w:numPr>
          <w:ilvl w:val="1"/>
          <w:numId w:val="16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MATCHUP</w:t>
      </w:r>
    </w:p>
    <w:p w14:paraId="2F3C0945" w14:textId="0D4192BB" w:rsidR="001A66ED" w:rsidRPr="00781AC2" w:rsidRDefault="001A66ED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2DB20ADB" w14:textId="76AF90CC" w:rsidR="001A66ED" w:rsidRPr="00781AC2" w:rsidRDefault="001A66ED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The data was separate</w:t>
      </w:r>
      <w:r w:rsidR="00605C0D" w:rsidRPr="00781AC2">
        <w:rPr>
          <w:rFonts w:ascii="Calibri" w:hAnsi="Calibri" w:cs="Calibri"/>
          <w:sz w:val="22"/>
          <w:szCs w:val="22"/>
        </w:rPr>
        <w:t>d</w:t>
      </w:r>
      <w:r w:rsidRPr="00781AC2">
        <w:rPr>
          <w:rFonts w:ascii="Calibri" w:hAnsi="Calibri" w:cs="Calibri"/>
          <w:sz w:val="22"/>
          <w:szCs w:val="22"/>
        </w:rPr>
        <w:t xml:space="preserve"> into the TARGET feature (</w:t>
      </w:r>
      <w:r w:rsidR="00605C0D" w:rsidRPr="00781AC2">
        <w:rPr>
          <w:rFonts w:ascii="Calibri" w:hAnsi="Calibri" w:cs="Calibri"/>
          <w:sz w:val="22"/>
          <w:szCs w:val="22"/>
        </w:rPr>
        <w:t>WL</w:t>
      </w:r>
      <w:r w:rsidRPr="00781AC2">
        <w:rPr>
          <w:rFonts w:ascii="Calibri" w:hAnsi="Calibri" w:cs="Calibri"/>
          <w:sz w:val="22"/>
          <w:szCs w:val="22"/>
        </w:rPr>
        <w:t xml:space="preserve">) and the </w:t>
      </w:r>
      <w:r w:rsidR="00605C0D" w:rsidRPr="00781AC2">
        <w:rPr>
          <w:rFonts w:ascii="Calibri" w:hAnsi="Calibri" w:cs="Calibri"/>
          <w:sz w:val="22"/>
          <w:szCs w:val="22"/>
        </w:rPr>
        <w:t xml:space="preserve">PREDICTIVE </w:t>
      </w:r>
      <w:r w:rsidRPr="00781AC2">
        <w:rPr>
          <w:rFonts w:ascii="Calibri" w:hAnsi="Calibri" w:cs="Calibri"/>
          <w:sz w:val="22"/>
          <w:szCs w:val="22"/>
        </w:rPr>
        <w:t>features.</w:t>
      </w:r>
    </w:p>
    <w:p w14:paraId="13402851" w14:textId="71D47F0C" w:rsidR="00FA047F" w:rsidRPr="00781AC2" w:rsidRDefault="00065E5B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Correlation Matrices </w:t>
      </w:r>
      <w:r w:rsidR="001A66ED" w:rsidRPr="00781AC2">
        <w:rPr>
          <w:rFonts w:ascii="Calibri" w:hAnsi="Calibri" w:cs="Calibri"/>
          <w:sz w:val="22"/>
          <w:szCs w:val="22"/>
        </w:rPr>
        <w:t>(h</w:t>
      </w:r>
      <w:r w:rsidRPr="00781AC2">
        <w:rPr>
          <w:rFonts w:ascii="Calibri" w:hAnsi="Calibri" w:cs="Calibri"/>
          <w:sz w:val="22"/>
          <w:szCs w:val="22"/>
        </w:rPr>
        <w:t xml:space="preserve">eat </w:t>
      </w:r>
      <w:r w:rsidR="001A66ED" w:rsidRPr="00781AC2">
        <w:rPr>
          <w:rFonts w:ascii="Calibri" w:hAnsi="Calibri" w:cs="Calibri"/>
          <w:sz w:val="22"/>
          <w:szCs w:val="22"/>
        </w:rPr>
        <w:t>m</w:t>
      </w:r>
      <w:r w:rsidRPr="00781AC2">
        <w:rPr>
          <w:rFonts w:ascii="Calibri" w:hAnsi="Calibri" w:cs="Calibri"/>
          <w:sz w:val="22"/>
          <w:szCs w:val="22"/>
        </w:rPr>
        <w:t>aps were plotted to determine any possible correlation among the remaining features</w:t>
      </w:r>
      <w:r w:rsidR="00FA047F" w:rsidRPr="00781AC2">
        <w:rPr>
          <w:rFonts w:ascii="Calibri" w:hAnsi="Calibri" w:cs="Calibri"/>
          <w:sz w:val="22"/>
          <w:szCs w:val="22"/>
        </w:rPr>
        <w:t>.</w:t>
      </w:r>
      <w:r w:rsidR="00605C0D" w:rsidRPr="00781AC2">
        <w:rPr>
          <w:rFonts w:ascii="Calibri" w:hAnsi="Calibri" w:cs="Calibri"/>
          <w:sz w:val="22"/>
          <w:szCs w:val="22"/>
        </w:rPr>
        <w:t xml:space="preserve"> </w:t>
      </w:r>
    </w:p>
    <w:p w14:paraId="305E4FF2" w14:textId="395BD67C" w:rsidR="00065E5B" w:rsidRPr="00781AC2" w:rsidRDefault="00065E5B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 </w:t>
      </w:r>
    </w:p>
    <w:p w14:paraId="4CE5DEC2" w14:textId="2F543E00" w:rsidR="00FA047F" w:rsidRPr="00781AC2" w:rsidRDefault="00605C0D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From </w:t>
      </w:r>
      <w:r w:rsidR="00907B78">
        <w:rPr>
          <w:rFonts w:ascii="Calibri" w:hAnsi="Calibri" w:cs="Calibri"/>
          <w:sz w:val="22"/>
          <w:szCs w:val="22"/>
        </w:rPr>
        <w:t xml:space="preserve">the </w:t>
      </w:r>
      <w:r w:rsidRPr="00781AC2">
        <w:rPr>
          <w:rFonts w:ascii="Calibri" w:hAnsi="Calibri" w:cs="Calibri"/>
          <w:sz w:val="22"/>
          <w:szCs w:val="22"/>
        </w:rPr>
        <w:t>initial</w:t>
      </w:r>
      <w:r w:rsidR="00065E5B" w:rsidRPr="00781AC2">
        <w:rPr>
          <w:rFonts w:ascii="Calibri" w:hAnsi="Calibri" w:cs="Calibri"/>
          <w:sz w:val="22"/>
          <w:szCs w:val="22"/>
        </w:rPr>
        <w:t xml:space="preserve"> correlational </w:t>
      </w:r>
      <w:r w:rsidRPr="00781AC2">
        <w:rPr>
          <w:rFonts w:ascii="Calibri" w:hAnsi="Calibri" w:cs="Calibri"/>
          <w:sz w:val="22"/>
          <w:szCs w:val="22"/>
        </w:rPr>
        <w:t>matrix projection</w:t>
      </w:r>
      <w:r w:rsidR="00396390" w:rsidRPr="00781AC2">
        <w:rPr>
          <w:rFonts w:ascii="Calibri" w:hAnsi="Calibri" w:cs="Calibri"/>
          <w:sz w:val="22"/>
          <w:szCs w:val="22"/>
        </w:rPr>
        <w:t xml:space="preserve"> (Appendix C - Initial Matrix)</w:t>
      </w:r>
      <w:r w:rsidRPr="00781AC2">
        <w:rPr>
          <w:rFonts w:ascii="Calibri" w:hAnsi="Calibri" w:cs="Calibri"/>
          <w:sz w:val="22"/>
          <w:szCs w:val="22"/>
        </w:rPr>
        <w:t xml:space="preserve">, any values </w:t>
      </w:r>
      <w:r w:rsidR="00065E5B" w:rsidRPr="00781AC2">
        <w:rPr>
          <w:rFonts w:ascii="Calibri" w:hAnsi="Calibri" w:cs="Calibri"/>
          <w:sz w:val="22"/>
          <w:szCs w:val="22"/>
        </w:rPr>
        <w:t xml:space="preserve">above 0.85 are designated to be too closely related. </w:t>
      </w:r>
      <w:r w:rsidR="00FA047F" w:rsidRPr="00781AC2">
        <w:rPr>
          <w:rFonts w:ascii="Calibri" w:hAnsi="Calibri" w:cs="Calibri"/>
          <w:sz w:val="22"/>
          <w:szCs w:val="22"/>
        </w:rPr>
        <w:t xml:space="preserve">We found several feature combinations (Figure </w:t>
      </w:r>
      <w:r w:rsidR="00396390" w:rsidRPr="00781AC2">
        <w:rPr>
          <w:rFonts w:ascii="Calibri" w:hAnsi="Calibri" w:cs="Calibri"/>
          <w:sz w:val="22"/>
          <w:szCs w:val="22"/>
        </w:rPr>
        <w:t>9)</w:t>
      </w:r>
      <w:r w:rsidR="00FA047F" w:rsidRPr="00781AC2">
        <w:rPr>
          <w:rFonts w:ascii="Calibri" w:hAnsi="Calibri" w:cs="Calibri"/>
          <w:sz w:val="22"/>
          <w:szCs w:val="22"/>
        </w:rPr>
        <w:t xml:space="preserve"> where the</w:t>
      </w:r>
      <w:r w:rsidR="00065E5B" w:rsidRPr="00781AC2">
        <w:rPr>
          <w:rFonts w:ascii="Calibri" w:hAnsi="Calibri" w:cs="Calibri"/>
          <w:sz w:val="22"/>
          <w:szCs w:val="22"/>
        </w:rPr>
        <w:t xml:space="preserve"> features (PTS, FGA, FTM, REB) added no benefit to the model analysis and were remov</w:t>
      </w:r>
      <w:r w:rsidR="00396390" w:rsidRPr="00781AC2">
        <w:rPr>
          <w:rFonts w:ascii="Calibri" w:hAnsi="Calibri" w:cs="Calibri"/>
          <w:sz w:val="22"/>
          <w:szCs w:val="22"/>
        </w:rPr>
        <w:t>ed</w:t>
      </w:r>
      <w:r w:rsidR="00065E5B" w:rsidRPr="00781AC2">
        <w:rPr>
          <w:rFonts w:ascii="Calibri" w:hAnsi="Calibri" w:cs="Calibri"/>
          <w:sz w:val="22"/>
          <w:szCs w:val="22"/>
        </w:rPr>
        <w:t xml:space="preserve">. </w:t>
      </w:r>
    </w:p>
    <w:p w14:paraId="6053979D" w14:textId="77777777" w:rsidR="00065E5B" w:rsidRPr="00781AC2" w:rsidRDefault="00065E5B" w:rsidP="00F52B3D">
      <w:pPr>
        <w:spacing w:after="0"/>
        <w:rPr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85"/>
        <w:gridCol w:w="2419"/>
      </w:tblGrid>
      <w:tr w:rsidR="00065E5B" w:rsidRPr="00781AC2" w14:paraId="0135208D" w14:textId="77777777" w:rsidTr="002B1219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990000"/>
            <w:vAlign w:val="center"/>
          </w:tcPr>
          <w:p w14:paraId="01EC5401" w14:textId="77777777" w:rsidR="00065E5B" w:rsidRPr="00781AC2" w:rsidRDefault="00065E5B" w:rsidP="00F52B3D">
            <w:pPr>
              <w:spacing w:before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Feature combination</w:t>
            </w:r>
          </w:p>
        </w:tc>
        <w:tc>
          <w:tcPr>
            <w:tcW w:w="0" w:type="auto"/>
            <w:shd w:val="clear" w:color="auto" w:fill="990000"/>
            <w:vAlign w:val="center"/>
          </w:tcPr>
          <w:p w14:paraId="625F6867" w14:textId="77777777" w:rsidR="00065E5B" w:rsidRPr="00781AC2" w:rsidRDefault="00065E5B" w:rsidP="00F52B3D">
            <w:pPr>
              <w:spacing w:before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Correlation Matrix Value</w:t>
            </w:r>
          </w:p>
        </w:tc>
      </w:tr>
      <w:tr w:rsidR="00065E5B" w:rsidRPr="00781AC2" w14:paraId="0259133B" w14:textId="77777777" w:rsidTr="002B1219">
        <w:trPr>
          <w:jc w:val="center"/>
        </w:trPr>
        <w:tc>
          <w:tcPr>
            <w:tcW w:w="0" w:type="auto"/>
            <w:shd w:val="clear" w:color="auto" w:fill="F9CEC2"/>
          </w:tcPr>
          <w:p w14:paraId="6E2E5F44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FGM vs PTS</w:t>
            </w:r>
          </w:p>
        </w:tc>
        <w:tc>
          <w:tcPr>
            <w:tcW w:w="0" w:type="auto"/>
            <w:vAlign w:val="center"/>
          </w:tcPr>
          <w:p w14:paraId="0409ADB1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0.96</w:t>
            </w:r>
          </w:p>
        </w:tc>
      </w:tr>
      <w:tr w:rsidR="00065E5B" w:rsidRPr="00781AC2" w14:paraId="5A6509B5" w14:textId="77777777" w:rsidTr="002B1219">
        <w:trPr>
          <w:jc w:val="center"/>
        </w:trPr>
        <w:tc>
          <w:tcPr>
            <w:tcW w:w="0" w:type="auto"/>
            <w:shd w:val="clear" w:color="auto" w:fill="F9CEC2"/>
          </w:tcPr>
          <w:p w14:paraId="2E436D31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FGA vs PTS</w:t>
            </w:r>
          </w:p>
        </w:tc>
        <w:tc>
          <w:tcPr>
            <w:tcW w:w="0" w:type="auto"/>
            <w:vAlign w:val="center"/>
          </w:tcPr>
          <w:p w14:paraId="6BC0B177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0.88</w:t>
            </w:r>
          </w:p>
        </w:tc>
      </w:tr>
      <w:tr w:rsidR="00065E5B" w:rsidRPr="00781AC2" w14:paraId="6071A6BF" w14:textId="77777777" w:rsidTr="002B1219">
        <w:trPr>
          <w:jc w:val="center"/>
        </w:trPr>
        <w:tc>
          <w:tcPr>
            <w:tcW w:w="0" w:type="auto"/>
            <w:shd w:val="clear" w:color="auto" w:fill="F9CEC2"/>
          </w:tcPr>
          <w:p w14:paraId="713238BF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FGM vs FGA</w:t>
            </w:r>
          </w:p>
        </w:tc>
        <w:tc>
          <w:tcPr>
            <w:tcW w:w="0" w:type="auto"/>
            <w:vAlign w:val="center"/>
          </w:tcPr>
          <w:p w14:paraId="2EB7E8FB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0.97</w:t>
            </w:r>
          </w:p>
        </w:tc>
      </w:tr>
      <w:tr w:rsidR="00065E5B" w:rsidRPr="00781AC2" w14:paraId="22FF2507" w14:textId="77777777" w:rsidTr="002B1219">
        <w:trPr>
          <w:jc w:val="center"/>
        </w:trPr>
        <w:tc>
          <w:tcPr>
            <w:tcW w:w="0" w:type="auto"/>
            <w:shd w:val="clear" w:color="auto" w:fill="F9CEC2"/>
          </w:tcPr>
          <w:p w14:paraId="0316C4C2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FTM vs FTA</w:t>
            </w:r>
          </w:p>
        </w:tc>
        <w:tc>
          <w:tcPr>
            <w:tcW w:w="0" w:type="auto"/>
            <w:vAlign w:val="center"/>
          </w:tcPr>
          <w:p w14:paraId="1B86F203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0.97</w:t>
            </w:r>
          </w:p>
        </w:tc>
      </w:tr>
      <w:tr w:rsidR="00065E5B" w:rsidRPr="00781AC2" w14:paraId="006F5A3A" w14:textId="77777777" w:rsidTr="002B1219">
        <w:trPr>
          <w:jc w:val="center"/>
        </w:trPr>
        <w:tc>
          <w:tcPr>
            <w:tcW w:w="0" w:type="auto"/>
            <w:shd w:val="clear" w:color="auto" w:fill="F9CEC2"/>
          </w:tcPr>
          <w:p w14:paraId="313C300C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REB vs DREB</w:t>
            </w:r>
          </w:p>
        </w:tc>
        <w:tc>
          <w:tcPr>
            <w:tcW w:w="0" w:type="auto"/>
            <w:vAlign w:val="center"/>
          </w:tcPr>
          <w:p w14:paraId="6D0C002B" w14:textId="77777777" w:rsidR="00065E5B" w:rsidRPr="00781AC2" w:rsidRDefault="00065E5B" w:rsidP="00F52B3D">
            <w:pPr>
              <w:spacing w:before="0" w:line="276" w:lineRule="auto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781AC2">
              <w:rPr>
                <w:rFonts w:ascii="Calibri" w:hAnsi="Calibri" w:cs="Calibri"/>
                <w:sz w:val="22"/>
                <w:szCs w:val="22"/>
              </w:rPr>
              <w:t>0.93</w:t>
            </w:r>
          </w:p>
        </w:tc>
      </w:tr>
    </w:tbl>
    <w:p w14:paraId="4AE50610" w14:textId="68D3AF9E" w:rsidR="00065E5B" w:rsidRPr="00781AC2" w:rsidRDefault="00065E5B" w:rsidP="00F52B3D">
      <w:pPr>
        <w:pStyle w:val="Caption"/>
        <w:jc w:val="center"/>
        <w:rPr>
          <w:rFonts w:ascii="Calibri" w:hAnsi="Calibri" w:cs="Calibri"/>
          <w:sz w:val="22"/>
          <w:szCs w:val="22"/>
        </w:rPr>
      </w:pPr>
      <w:bookmarkStart w:id="16" w:name="_Toc68641758"/>
      <w:r w:rsidRPr="00781AC2">
        <w:rPr>
          <w:rFonts w:ascii="Calibri" w:hAnsi="Calibri" w:cs="Calibri"/>
        </w:rPr>
        <w:t xml:space="preserve">Figure </w:t>
      </w:r>
      <w:r w:rsidR="00465849" w:rsidRPr="00781AC2">
        <w:rPr>
          <w:rFonts w:ascii="Calibri" w:hAnsi="Calibri" w:cs="Calibri"/>
        </w:rPr>
        <w:fldChar w:fldCharType="begin"/>
      </w:r>
      <w:r w:rsidR="00465849" w:rsidRPr="00781AC2">
        <w:rPr>
          <w:rFonts w:ascii="Calibri" w:hAnsi="Calibri" w:cs="Calibri"/>
        </w:rPr>
        <w:instrText xml:space="preserve"> SEQ Figure \* ARABIC </w:instrText>
      </w:r>
      <w:r w:rsidR="00465849" w:rsidRPr="00781AC2">
        <w:rPr>
          <w:rFonts w:ascii="Calibri" w:hAnsi="Calibri" w:cs="Calibri"/>
        </w:rPr>
        <w:fldChar w:fldCharType="separate"/>
      </w:r>
      <w:r w:rsidR="00910D84" w:rsidRPr="00781AC2">
        <w:rPr>
          <w:rFonts w:ascii="Calibri" w:hAnsi="Calibri" w:cs="Calibri"/>
          <w:noProof/>
        </w:rPr>
        <w:t>9</w:t>
      </w:r>
      <w:r w:rsidR="00465849" w:rsidRPr="00781AC2">
        <w:rPr>
          <w:rFonts w:ascii="Calibri" w:hAnsi="Calibri" w:cs="Calibri"/>
          <w:noProof/>
        </w:rPr>
        <w:fldChar w:fldCharType="end"/>
      </w:r>
      <w:r w:rsidRPr="00781AC2">
        <w:rPr>
          <w:rFonts w:ascii="Calibri" w:hAnsi="Calibri" w:cs="Calibri"/>
        </w:rPr>
        <w:t xml:space="preserve"> Feature correlations with values greater than 0.85</w:t>
      </w:r>
      <w:bookmarkEnd w:id="16"/>
    </w:p>
    <w:p w14:paraId="4F2666FC" w14:textId="77777777" w:rsidR="00065E5B" w:rsidRPr="00781AC2" w:rsidRDefault="00065E5B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381D156B" w14:textId="3A395126" w:rsidR="00396390" w:rsidRPr="00781AC2" w:rsidRDefault="00FA047F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The </w:t>
      </w:r>
      <w:r w:rsidR="00396390" w:rsidRPr="00781AC2">
        <w:rPr>
          <w:rFonts w:ascii="Calibri" w:hAnsi="Calibri" w:cs="Calibri"/>
          <w:sz w:val="22"/>
          <w:szCs w:val="22"/>
        </w:rPr>
        <w:t>correlation matrix</w:t>
      </w:r>
      <w:r w:rsidRPr="00781AC2">
        <w:rPr>
          <w:rFonts w:ascii="Calibri" w:hAnsi="Calibri" w:cs="Calibri"/>
          <w:sz w:val="22"/>
          <w:szCs w:val="22"/>
        </w:rPr>
        <w:t xml:space="preserve"> was replotted </w:t>
      </w:r>
      <w:r w:rsidR="00396390" w:rsidRPr="00781AC2">
        <w:rPr>
          <w:rFonts w:ascii="Calibri" w:hAnsi="Calibri" w:cs="Calibri"/>
          <w:sz w:val="22"/>
          <w:szCs w:val="22"/>
        </w:rPr>
        <w:t xml:space="preserve">(Appendix C - Final Matrix) </w:t>
      </w:r>
      <w:r w:rsidRPr="00781AC2">
        <w:rPr>
          <w:rFonts w:ascii="Calibri" w:hAnsi="Calibri" w:cs="Calibri"/>
          <w:sz w:val="22"/>
          <w:szCs w:val="22"/>
        </w:rPr>
        <w:t>to ensure no other redundant features were in the dataset.</w:t>
      </w:r>
      <w:r w:rsidR="00396390" w:rsidRPr="00781AC2">
        <w:rPr>
          <w:rFonts w:ascii="Calibri" w:hAnsi="Calibri" w:cs="Calibri"/>
          <w:sz w:val="22"/>
          <w:szCs w:val="22"/>
        </w:rPr>
        <w:t xml:space="preserve"> </w:t>
      </w:r>
    </w:p>
    <w:p w14:paraId="0FE31439" w14:textId="77777777" w:rsidR="00065E5B" w:rsidRPr="00781AC2" w:rsidRDefault="00065E5B" w:rsidP="00F52B3D">
      <w:pPr>
        <w:spacing w:after="0"/>
        <w:jc w:val="center"/>
        <w:rPr>
          <w:rFonts w:ascii="Calibri" w:hAnsi="Calibri" w:cs="Calibri"/>
        </w:rPr>
      </w:pPr>
    </w:p>
    <w:p w14:paraId="46C6F3F8" w14:textId="04CCEB97" w:rsidR="00065E5B" w:rsidRPr="003D3964" w:rsidRDefault="00FA047F" w:rsidP="00F52B3D">
      <w:pPr>
        <w:rPr>
          <w:rStyle w:val="Emphasis"/>
          <w:rFonts w:ascii="Calibri" w:hAnsi="Calibri" w:cs="Calibri"/>
          <w:b/>
          <w:bCs/>
          <w:sz w:val="22"/>
          <w:szCs w:val="22"/>
        </w:rPr>
      </w:pPr>
      <w:r w:rsidRPr="003D3964">
        <w:rPr>
          <w:rStyle w:val="Emphasis"/>
          <w:rFonts w:ascii="Calibri" w:hAnsi="Calibri" w:cs="Calibri"/>
          <w:b/>
          <w:bCs/>
          <w:sz w:val="22"/>
          <w:szCs w:val="22"/>
        </w:rPr>
        <w:t>Model Analysis</w:t>
      </w:r>
    </w:p>
    <w:p w14:paraId="0FF60F0D" w14:textId="7D569984" w:rsidR="00065E5B" w:rsidRPr="00781AC2" w:rsidRDefault="00A5097E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Once t</w:t>
      </w:r>
      <w:r w:rsidR="00FA047F" w:rsidRPr="00781AC2">
        <w:rPr>
          <w:rFonts w:ascii="Calibri" w:hAnsi="Calibri" w:cs="Calibri"/>
          <w:sz w:val="22"/>
          <w:szCs w:val="22"/>
        </w:rPr>
        <w:t xml:space="preserve">he data was split </w:t>
      </w:r>
      <w:r w:rsidR="00065E5B" w:rsidRPr="00781AC2">
        <w:rPr>
          <w:rFonts w:ascii="Calibri" w:hAnsi="Calibri" w:cs="Calibri"/>
          <w:sz w:val="22"/>
          <w:szCs w:val="22"/>
        </w:rPr>
        <w:t>into 70% training and 30% test dat</w:t>
      </w:r>
      <w:r w:rsidR="00FA047F" w:rsidRPr="00781AC2">
        <w:rPr>
          <w:rFonts w:ascii="Calibri" w:hAnsi="Calibri" w:cs="Calibri"/>
          <w:sz w:val="22"/>
          <w:szCs w:val="22"/>
        </w:rPr>
        <w:t>a</w:t>
      </w:r>
      <w:r w:rsidR="00396390" w:rsidRPr="00781AC2">
        <w:rPr>
          <w:rFonts w:ascii="Calibri" w:hAnsi="Calibri" w:cs="Calibri"/>
          <w:sz w:val="22"/>
          <w:szCs w:val="22"/>
        </w:rPr>
        <w:t>,</w:t>
      </w:r>
      <w:r w:rsidRPr="00781AC2">
        <w:rPr>
          <w:rFonts w:ascii="Calibri" w:hAnsi="Calibri" w:cs="Calibri"/>
          <w:sz w:val="22"/>
          <w:szCs w:val="22"/>
        </w:rPr>
        <w:t xml:space="preserve"> we processed the data using 3 tuned algorithms: L</w:t>
      </w:r>
      <w:r w:rsidR="00065E5B" w:rsidRPr="00781AC2">
        <w:rPr>
          <w:rFonts w:ascii="Calibri" w:hAnsi="Calibri" w:cs="Calibri"/>
          <w:sz w:val="22"/>
          <w:szCs w:val="22"/>
        </w:rPr>
        <w:t>ogistic Regression</w:t>
      </w:r>
      <w:r w:rsidRPr="00781AC2">
        <w:rPr>
          <w:rFonts w:ascii="Calibri" w:hAnsi="Calibri" w:cs="Calibri"/>
          <w:sz w:val="22"/>
          <w:szCs w:val="22"/>
        </w:rPr>
        <w:t xml:space="preserve">, </w:t>
      </w:r>
      <w:r w:rsidR="00065E5B" w:rsidRPr="00781AC2">
        <w:rPr>
          <w:rFonts w:ascii="Calibri" w:hAnsi="Calibri" w:cs="Calibri"/>
          <w:sz w:val="22"/>
          <w:szCs w:val="22"/>
        </w:rPr>
        <w:t>Decision Tree</w:t>
      </w:r>
      <w:r w:rsidRPr="00781AC2">
        <w:rPr>
          <w:rFonts w:ascii="Calibri" w:hAnsi="Calibri" w:cs="Calibri"/>
          <w:sz w:val="22"/>
          <w:szCs w:val="22"/>
        </w:rPr>
        <w:t xml:space="preserve">, and </w:t>
      </w:r>
      <w:r w:rsidR="00065E5B" w:rsidRPr="00781AC2">
        <w:rPr>
          <w:rFonts w:ascii="Calibri" w:hAnsi="Calibri" w:cs="Calibri"/>
          <w:sz w:val="22"/>
          <w:szCs w:val="22"/>
        </w:rPr>
        <w:t>Random Forest</w:t>
      </w:r>
      <w:r w:rsidRPr="00781AC2">
        <w:rPr>
          <w:rFonts w:ascii="Calibri" w:hAnsi="Calibri" w:cs="Calibri"/>
          <w:sz w:val="22"/>
          <w:szCs w:val="22"/>
        </w:rPr>
        <w:t xml:space="preserve">. </w:t>
      </w:r>
      <w:r w:rsidR="00065E5B" w:rsidRPr="00781AC2">
        <w:rPr>
          <w:rFonts w:ascii="Calibri" w:hAnsi="Calibri" w:cs="Calibri"/>
          <w:sz w:val="22"/>
          <w:szCs w:val="22"/>
        </w:rPr>
        <w:t>Random Forest showed the best results scoring the highest in all 4 analysis categories (Figure [</w:t>
      </w:r>
      <w:r w:rsidR="00065E5B" w:rsidRPr="00781AC2">
        <w:rPr>
          <w:rFonts w:ascii="Calibri" w:hAnsi="Calibri" w:cs="Calibri"/>
          <w:i/>
          <w:iCs/>
          <w:color w:val="FF0000"/>
          <w:sz w:val="22"/>
          <w:szCs w:val="22"/>
        </w:rPr>
        <w:t>Figure 1</w:t>
      </w:r>
      <w:r w:rsidR="00C36D6A" w:rsidRPr="00781AC2">
        <w:rPr>
          <w:rFonts w:ascii="Calibri" w:hAnsi="Calibri" w:cs="Calibri"/>
          <w:i/>
          <w:iCs/>
          <w:color w:val="FF0000"/>
          <w:sz w:val="22"/>
          <w:szCs w:val="22"/>
        </w:rPr>
        <w:t>1</w:t>
      </w:r>
      <w:r w:rsidR="00065E5B" w:rsidRPr="00781AC2">
        <w:rPr>
          <w:rFonts w:ascii="Calibri" w:hAnsi="Calibri" w:cs="Calibri"/>
          <w:i/>
          <w:iCs/>
          <w:color w:val="FF0000"/>
          <w:sz w:val="22"/>
          <w:szCs w:val="22"/>
        </w:rPr>
        <w:t xml:space="preserve"> Accuracy / F1-Score / Sensitivity / Specificity by Model Comparison</w:t>
      </w:r>
      <w:r w:rsidR="00065E5B" w:rsidRPr="00781AC2">
        <w:rPr>
          <w:rFonts w:ascii="Calibri" w:hAnsi="Calibri" w:cs="Calibri"/>
          <w:sz w:val="22"/>
          <w:szCs w:val="22"/>
        </w:rPr>
        <w:t>])</w:t>
      </w:r>
      <w:r w:rsidR="003113AA" w:rsidRPr="00781AC2">
        <w:rPr>
          <w:rFonts w:ascii="Calibri" w:hAnsi="Calibri" w:cs="Calibri"/>
          <w:sz w:val="22"/>
          <w:szCs w:val="22"/>
        </w:rPr>
        <w:t>.</w:t>
      </w:r>
      <w:r w:rsidRPr="00781AC2">
        <w:rPr>
          <w:rFonts w:ascii="Calibri" w:hAnsi="Calibri" w:cs="Calibri"/>
          <w:sz w:val="22"/>
          <w:szCs w:val="22"/>
        </w:rPr>
        <w:t xml:space="preserve"> </w:t>
      </w:r>
      <w:r w:rsidR="003113AA" w:rsidRPr="00781AC2">
        <w:rPr>
          <w:rFonts w:ascii="Calibri" w:hAnsi="Calibri" w:cs="Calibri"/>
          <w:sz w:val="22"/>
          <w:szCs w:val="22"/>
        </w:rPr>
        <w:t>The model</w:t>
      </w:r>
      <w:r w:rsidR="00065E5B" w:rsidRPr="00781AC2">
        <w:rPr>
          <w:rFonts w:ascii="Calibri" w:hAnsi="Calibri" w:cs="Calibri"/>
          <w:sz w:val="22"/>
          <w:szCs w:val="22"/>
        </w:rPr>
        <w:t xml:space="preserve"> placed the most importance on the features PLUS_MINUS, PER, and PIE. (Figure [</w:t>
      </w:r>
      <w:r w:rsidR="00065E5B" w:rsidRPr="00781AC2">
        <w:rPr>
          <w:rFonts w:ascii="Calibri" w:hAnsi="Calibri" w:cs="Calibri"/>
          <w:i/>
          <w:iCs/>
          <w:color w:val="FF0000"/>
          <w:sz w:val="22"/>
          <w:szCs w:val="22"/>
        </w:rPr>
        <w:t>Figure 1</w:t>
      </w:r>
      <w:r w:rsidR="00C36D6A" w:rsidRPr="00781AC2">
        <w:rPr>
          <w:rFonts w:ascii="Calibri" w:hAnsi="Calibri" w:cs="Calibri"/>
          <w:i/>
          <w:iCs/>
          <w:color w:val="FF0000"/>
          <w:sz w:val="22"/>
          <w:szCs w:val="22"/>
        </w:rPr>
        <w:t>2</w:t>
      </w:r>
      <w:r w:rsidR="00065E5B" w:rsidRPr="00781AC2">
        <w:rPr>
          <w:rFonts w:ascii="Calibri" w:hAnsi="Calibri" w:cs="Calibri"/>
          <w:i/>
          <w:iCs/>
          <w:color w:val="FF0000"/>
          <w:sz w:val="22"/>
          <w:szCs w:val="22"/>
        </w:rPr>
        <w:t xml:space="preserve"> Feature Importance by Model</w:t>
      </w:r>
      <w:r w:rsidR="00065E5B" w:rsidRPr="00781AC2">
        <w:rPr>
          <w:rFonts w:ascii="Calibri" w:hAnsi="Calibri" w:cs="Calibri"/>
          <w:sz w:val="22"/>
          <w:szCs w:val="22"/>
        </w:rPr>
        <w:t>])</w:t>
      </w:r>
      <w:r w:rsidR="00C36D6A" w:rsidRPr="00781AC2">
        <w:rPr>
          <w:rFonts w:ascii="Calibri" w:hAnsi="Calibri" w:cs="Calibri"/>
          <w:sz w:val="22"/>
          <w:szCs w:val="22"/>
        </w:rPr>
        <w:t xml:space="preserve">. These 3 features consisted of 60% of the importance. </w:t>
      </w:r>
      <w:r w:rsidR="003113AA" w:rsidRPr="00781AC2">
        <w:rPr>
          <w:rFonts w:ascii="Calibri" w:hAnsi="Calibri" w:cs="Calibri"/>
          <w:sz w:val="22"/>
          <w:szCs w:val="22"/>
        </w:rPr>
        <w:t>(Appendix D: Feature Importance)</w:t>
      </w:r>
    </w:p>
    <w:p w14:paraId="4363CF4D" w14:textId="77777777" w:rsidR="00A5097E" w:rsidRPr="00781AC2" w:rsidRDefault="00A5097E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67149A7B" w14:textId="0A0F5369" w:rsidR="00A5097E" w:rsidRPr="00781AC2" w:rsidRDefault="003F3171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8FFA3E3" wp14:editId="4D3B5FFC">
            <wp:extent cx="4862945" cy="294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211" cy="29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54E6" w14:textId="427EA8B0" w:rsidR="00A5097E" w:rsidRPr="00781AC2" w:rsidRDefault="00A5097E" w:rsidP="00F52B3D">
      <w:pPr>
        <w:pStyle w:val="Caption"/>
        <w:jc w:val="center"/>
        <w:rPr>
          <w:rFonts w:ascii="Calibri" w:hAnsi="Calibri" w:cs="Calibri"/>
        </w:rPr>
      </w:pPr>
      <w:bookmarkStart w:id="17" w:name="_Toc68641759"/>
      <w:r w:rsidRPr="00781AC2">
        <w:rPr>
          <w:rFonts w:ascii="Calibri" w:hAnsi="Calibri" w:cs="Calibri"/>
        </w:rPr>
        <w:t xml:space="preserve">Figure </w:t>
      </w:r>
      <w:r w:rsidR="00465849" w:rsidRPr="00781AC2">
        <w:rPr>
          <w:rFonts w:ascii="Calibri" w:hAnsi="Calibri" w:cs="Calibri"/>
        </w:rPr>
        <w:fldChar w:fldCharType="begin"/>
      </w:r>
      <w:r w:rsidR="00465849" w:rsidRPr="00781AC2">
        <w:rPr>
          <w:rFonts w:ascii="Calibri" w:hAnsi="Calibri" w:cs="Calibri"/>
        </w:rPr>
        <w:instrText xml:space="preserve"> SEQ Figure \* ARABIC </w:instrText>
      </w:r>
      <w:r w:rsidR="00465849" w:rsidRPr="00781AC2">
        <w:rPr>
          <w:rFonts w:ascii="Calibri" w:hAnsi="Calibri" w:cs="Calibri"/>
        </w:rPr>
        <w:fldChar w:fldCharType="separate"/>
      </w:r>
      <w:r w:rsidR="00910D84" w:rsidRPr="00781AC2">
        <w:rPr>
          <w:rFonts w:ascii="Calibri" w:hAnsi="Calibri" w:cs="Calibri"/>
          <w:noProof/>
        </w:rPr>
        <w:t>11</w:t>
      </w:r>
      <w:r w:rsidR="00465849" w:rsidRPr="00781AC2">
        <w:rPr>
          <w:rFonts w:ascii="Calibri" w:hAnsi="Calibri" w:cs="Calibri"/>
          <w:noProof/>
        </w:rPr>
        <w:fldChar w:fldCharType="end"/>
      </w:r>
      <w:r w:rsidRPr="00781AC2">
        <w:rPr>
          <w:rFonts w:ascii="Calibri" w:hAnsi="Calibri" w:cs="Calibri"/>
        </w:rPr>
        <w:t xml:space="preserve"> Accuracy / F1-Score / Sensitivity / Specificity by Model Comparison</w:t>
      </w:r>
      <w:bookmarkEnd w:id="17"/>
    </w:p>
    <w:p w14:paraId="2900CAD5" w14:textId="40E244EE" w:rsidR="00A5097E" w:rsidRPr="00781AC2" w:rsidRDefault="00A5097E" w:rsidP="00F52B3D">
      <w:pPr>
        <w:spacing w:after="0"/>
        <w:jc w:val="center"/>
        <w:rPr>
          <w:rFonts w:ascii="Calibri" w:hAnsi="Calibri" w:cs="Calibri"/>
        </w:rPr>
      </w:pPr>
    </w:p>
    <w:p w14:paraId="1E72079A" w14:textId="1E1D4C9E" w:rsidR="00A5097E" w:rsidRPr="00781AC2" w:rsidRDefault="003113AA" w:rsidP="00F52B3D">
      <w:pPr>
        <w:spacing w:after="0"/>
        <w:jc w:val="center"/>
        <w:rPr>
          <w:rFonts w:ascii="Calibri" w:hAnsi="Calibri" w:cs="Calibri"/>
        </w:rPr>
      </w:pPr>
      <w:r w:rsidRPr="00781AC2">
        <w:rPr>
          <w:rFonts w:ascii="Calibri" w:hAnsi="Calibri" w:cs="Calibri"/>
          <w:noProof/>
        </w:rPr>
        <w:drawing>
          <wp:inline distT="0" distB="0" distL="0" distR="0" wp14:anchorId="65110A49" wp14:editId="61CF3F09">
            <wp:extent cx="5087992" cy="33191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3316" cy="33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A21" w14:textId="7CAA4630" w:rsidR="00A5097E" w:rsidRPr="00245E71" w:rsidRDefault="00A5097E" w:rsidP="00F52B3D">
      <w:pPr>
        <w:pStyle w:val="Caption"/>
        <w:jc w:val="center"/>
        <w:rPr>
          <w:rFonts w:ascii="Calibri" w:hAnsi="Calibri" w:cs="Calibri"/>
          <w:sz w:val="22"/>
          <w:szCs w:val="22"/>
        </w:rPr>
      </w:pPr>
      <w:bookmarkStart w:id="18" w:name="_Toc68641760"/>
      <w:r w:rsidRPr="00245E71">
        <w:rPr>
          <w:rFonts w:ascii="Calibri" w:hAnsi="Calibri" w:cs="Calibri"/>
          <w:sz w:val="22"/>
          <w:szCs w:val="22"/>
        </w:rPr>
        <w:t xml:space="preserve">Figure </w:t>
      </w:r>
      <w:r w:rsidR="00465849" w:rsidRPr="00245E71">
        <w:rPr>
          <w:rFonts w:ascii="Calibri" w:hAnsi="Calibri" w:cs="Calibri"/>
          <w:sz w:val="22"/>
          <w:szCs w:val="22"/>
        </w:rPr>
        <w:fldChar w:fldCharType="begin"/>
      </w:r>
      <w:r w:rsidR="00465849" w:rsidRPr="00245E71">
        <w:rPr>
          <w:rFonts w:ascii="Calibri" w:hAnsi="Calibri" w:cs="Calibri"/>
          <w:sz w:val="22"/>
          <w:szCs w:val="22"/>
        </w:rPr>
        <w:instrText xml:space="preserve"> SEQ Figure \* ARABIC </w:instrText>
      </w:r>
      <w:r w:rsidR="00465849" w:rsidRPr="00245E71">
        <w:rPr>
          <w:rFonts w:ascii="Calibri" w:hAnsi="Calibri" w:cs="Calibri"/>
          <w:sz w:val="22"/>
          <w:szCs w:val="22"/>
        </w:rPr>
        <w:fldChar w:fldCharType="separate"/>
      </w:r>
      <w:r w:rsidR="00910D84" w:rsidRPr="00245E71">
        <w:rPr>
          <w:rFonts w:ascii="Calibri" w:hAnsi="Calibri" w:cs="Calibri"/>
          <w:noProof/>
          <w:sz w:val="22"/>
          <w:szCs w:val="22"/>
        </w:rPr>
        <w:t>12</w:t>
      </w:r>
      <w:r w:rsidR="00465849" w:rsidRPr="00245E71">
        <w:rPr>
          <w:rFonts w:ascii="Calibri" w:hAnsi="Calibri" w:cs="Calibri"/>
          <w:noProof/>
          <w:sz w:val="22"/>
          <w:szCs w:val="22"/>
        </w:rPr>
        <w:fldChar w:fldCharType="end"/>
      </w:r>
      <w:r w:rsidRPr="00245E71">
        <w:rPr>
          <w:rFonts w:ascii="Calibri" w:hAnsi="Calibri" w:cs="Calibri"/>
          <w:sz w:val="22"/>
          <w:szCs w:val="22"/>
        </w:rPr>
        <w:t xml:space="preserve"> Feature Importance by Model</w:t>
      </w:r>
      <w:bookmarkEnd w:id="18"/>
    </w:p>
    <w:p w14:paraId="3F8F55E2" w14:textId="43599BBD" w:rsidR="00065E5B" w:rsidRPr="00245E71" w:rsidRDefault="00065E5B" w:rsidP="00F52B3D">
      <w:pPr>
        <w:rPr>
          <w:rFonts w:ascii="Calibri" w:hAnsi="Calibri" w:cs="Calibri"/>
          <w:sz w:val="22"/>
          <w:szCs w:val="22"/>
        </w:rPr>
      </w:pPr>
    </w:p>
    <w:p w14:paraId="7D6D9A0A" w14:textId="77777777" w:rsidR="00FC4E55" w:rsidRPr="00245E71" w:rsidRDefault="00FC4E55" w:rsidP="00F52B3D">
      <w:pPr>
        <w:pStyle w:val="Heading3"/>
        <w:rPr>
          <w:rFonts w:ascii="Calibri" w:hAnsi="Calibri" w:cs="Calibri"/>
          <w:sz w:val="22"/>
          <w:szCs w:val="22"/>
        </w:rPr>
      </w:pPr>
      <w:bookmarkStart w:id="19" w:name="_Toc68726176"/>
      <w:r w:rsidRPr="00245E71">
        <w:rPr>
          <w:rFonts w:ascii="Calibri" w:hAnsi="Calibri" w:cs="Calibri"/>
          <w:sz w:val="22"/>
          <w:szCs w:val="22"/>
        </w:rPr>
        <w:t>Phase 2: Player Selection</w:t>
      </w:r>
      <w:bookmarkEnd w:id="19"/>
    </w:p>
    <w:p w14:paraId="627A6F58" w14:textId="2FA53085" w:rsidR="00691BE5" w:rsidRPr="00781AC2" w:rsidRDefault="00AB40AF" w:rsidP="00F52B3D">
      <w:pPr>
        <w:spacing w:after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F4319CF" wp14:editId="05E52D2C">
            <wp:extent cx="5943600" cy="2792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9A12" w14:textId="235033EA" w:rsidR="00232648" w:rsidRPr="00781AC2" w:rsidRDefault="00232648" w:rsidP="00F52B3D">
      <w:pPr>
        <w:pStyle w:val="Caption"/>
        <w:jc w:val="center"/>
        <w:rPr>
          <w:rFonts w:ascii="Calibri" w:hAnsi="Calibri" w:cs="Calibri"/>
          <w:sz w:val="22"/>
          <w:szCs w:val="22"/>
        </w:rPr>
      </w:pPr>
      <w:bookmarkStart w:id="20" w:name="_Toc68641762"/>
      <w:r w:rsidRPr="00781AC2">
        <w:rPr>
          <w:rFonts w:ascii="Calibri" w:hAnsi="Calibri" w:cs="Calibri"/>
        </w:rPr>
        <w:t xml:space="preserve">Figure </w:t>
      </w:r>
      <w:r w:rsidR="00465849" w:rsidRPr="00781AC2">
        <w:rPr>
          <w:rFonts w:ascii="Calibri" w:hAnsi="Calibri" w:cs="Calibri"/>
        </w:rPr>
        <w:fldChar w:fldCharType="begin"/>
      </w:r>
      <w:r w:rsidR="00465849" w:rsidRPr="00781AC2">
        <w:rPr>
          <w:rFonts w:ascii="Calibri" w:hAnsi="Calibri" w:cs="Calibri"/>
        </w:rPr>
        <w:instrText xml:space="preserve"> SEQ Figure \* ARABIC </w:instrText>
      </w:r>
      <w:r w:rsidR="00465849" w:rsidRPr="00781AC2">
        <w:rPr>
          <w:rFonts w:ascii="Calibri" w:hAnsi="Calibri" w:cs="Calibri"/>
        </w:rPr>
        <w:fldChar w:fldCharType="separate"/>
      </w:r>
      <w:r w:rsidR="00910D84" w:rsidRPr="00781AC2">
        <w:rPr>
          <w:rFonts w:ascii="Calibri" w:hAnsi="Calibri" w:cs="Calibri"/>
          <w:noProof/>
        </w:rPr>
        <w:t>14</w:t>
      </w:r>
      <w:r w:rsidR="00465849" w:rsidRPr="00781AC2">
        <w:rPr>
          <w:rFonts w:ascii="Calibri" w:hAnsi="Calibri" w:cs="Calibri"/>
          <w:noProof/>
        </w:rPr>
        <w:fldChar w:fldCharType="end"/>
      </w:r>
      <w:r w:rsidRPr="00781AC2">
        <w:rPr>
          <w:rFonts w:ascii="Calibri" w:hAnsi="Calibri" w:cs="Calibri"/>
        </w:rPr>
        <w:t xml:space="preserve"> Process for Phase 2: Player Selection</w:t>
      </w:r>
      <w:bookmarkEnd w:id="20"/>
    </w:p>
    <w:p w14:paraId="57E5F380" w14:textId="2BBB5350" w:rsidR="00073D89" w:rsidRPr="00781AC2" w:rsidRDefault="00073D89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713B1608" w14:textId="04EF4A10" w:rsidR="005A0D82" w:rsidRPr="00781AC2" w:rsidRDefault="00E81044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In preparation for showing Team Win improvements, the transformed data from Phase 1 were aggregated by the team/game level for the entire dataset (EDS file) and for one regular season (ORS file based on 2019-2020).</w:t>
      </w:r>
      <w:r w:rsidR="005A0D82" w:rsidRPr="00781AC2">
        <w:rPr>
          <w:rFonts w:ascii="Calibri" w:hAnsi="Calibri" w:cs="Calibri"/>
          <w:sz w:val="22"/>
          <w:szCs w:val="22"/>
        </w:rPr>
        <w:t xml:space="preserve"> The ED</w:t>
      </w:r>
      <w:r w:rsidR="00932BCB" w:rsidRPr="00781AC2">
        <w:rPr>
          <w:rFonts w:ascii="Calibri" w:hAnsi="Calibri" w:cs="Calibri"/>
          <w:sz w:val="22"/>
          <w:szCs w:val="22"/>
        </w:rPr>
        <w:t>S</w:t>
      </w:r>
      <w:r w:rsidR="005A0D82" w:rsidRPr="00781AC2">
        <w:rPr>
          <w:rFonts w:ascii="Calibri" w:hAnsi="Calibri" w:cs="Calibri"/>
          <w:sz w:val="22"/>
          <w:szCs w:val="22"/>
        </w:rPr>
        <w:t xml:space="preserve"> file was processed in the same </w:t>
      </w:r>
      <w:r w:rsidRPr="00781AC2">
        <w:rPr>
          <w:rFonts w:ascii="Calibri" w:hAnsi="Calibri" w:cs="Calibri"/>
          <w:sz w:val="22"/>
          <w:szCs w:val="22"/>
        </w:rPr>
        <w:t>as the</w:t>
      </w:r>
      <w:r w:rsidR="005A0D82" w:rsidRPr="00781AC2">
        <w:rPr>
          <w:rFonts w:ascii="Calibri" w:hAnsi="Calibri" w:cs="Calibri"/>
          <w:sz w:val="22"/>
          <w:szCs w:val="22"/>
        </w:rPr>
        <w:t xml:space="preserve"> initial Player</w:t>
      </w:r>
      <w:r w:rsidR="00C36D6A" w:rsidRPr="00781AC2">
        <w:rPr>
          <w:rFonts w:ascii="Calibri" w:hAnsi="Calibri" w:cs="Calibri"/>
          <w:sz w:val="22"/>
          <w:szCs w:val="22"/>
        </w:rPr>
        <w:t>Game</w:t>
      </w:r>
      <w:r w:rsidR="005A0D82" w:rsidRPr="00781AC2">
        <w:rPr>
          <w:rFonts w:ascii="Calibri" w:hAnsi="Calibri" w:cs="Calibri"/>
          <w:sz w:val="22"/>
          <w:szCs w:val="22"/>
        </w:rPr>
        <w:t>Log</w:t>
      </w:r>
      <w:r w:rsidR="00C36D6A" w:rsidRPr="00781AC2">
        <w:rPr>
          <w:rFonts w:ascii="Calibri" w:hAnsi="Calibri" w:cs="Calibri"/>
          <w:sz w:val="22"/>
          <w:szCs w:val="22"/>
        </w:rPr>
        <w:t>s d</w:t>
      </w:r>
      <w:r w:rsidR="005A0D82" w:rsidRPr="00781AC2">
        <w:rPr>
          <w:rFonts w:ascii="Calibri" w:hAnsi="Calibri" w:cs="Calibri"/>
          <w:sz w:val="22"/>
          <w:szCs w:val="22"/>
        </w:rPr>
        <w:t xml:space="preserve">ata </w:t>
      </w:r>
      <w:r w:rsidR="00C36D6A" w:rsidRPr="00781AC2">
        <w:rPr>
          <w:rFonts w:ascii="Calibri" w:hAnsi="Calibri" w:cs="Calibri"/>
          <w:sz w:val="22"/>
          <w:szCs w:val="22"/>
        </w:rPr>
        <w:t>where we only focused on</w:t>
      </w:r>
      <w:r w:rsidR="005A0D82" w:rsidRPr="00781AC2">
        <w:rPr>
          <w:rFonts w:ascii="Calibri" w:hAnsi="Calibri" w:cs="Calibri"/>
          <w:sz w:val="22"/>
          <w:szCs w:val="22"/>
        </w:rPr>
        <w:t xml:space="preserve"> the Random Forest </w:t>
      </w:r>
      <w:r w:rsidR="002C4438" w:rsidRPr="00781AC2">
        <w:rPr>
          <w:rFonts w:ascii="Calibri" w:hAnsi="Calibri" w:cs="Calibri"/>
          <w:sz w:val="22"/>
          <w:szCs w:val="22"/>
        </w:rPr>
        <w:t xml:space="preserve">to develop our </w:t>
      </w:r>
      <w:r w:rsidR="00932BCB" w:rsidRPr="00781AC2">
        <w:rPr>
          <w:rFonts w:ascii="Calibri" w:hAnsi="Calibri" w:cs="Calibri"/>
          <w:sz w:val="22"/>
          <w:szCs w:val="22"/>
        </w:rPr>
        <w:t xml:space="preserve">Team Wins </w:t>
      </w:r>
      <w:r w:rsidR="00C36D6A" w:rsidRPr="00781AC2">
        <w:rPr>
          <w:rFonts w:ascii="Calibri" w:hAnsi="Calibri" w:cs="Calibri"/>
          <w:sz w:val="22"/>
          <w:szCs w:val="22"/>
        </w:rPr>
        <w:t xml:space="preserve">Prediction </w:t>
      </w:r>
      <w:r w:rsidR="002C4438" w:rsidRPr="00781AC2">
        <w:rPr>
          <w:rFonts w:ascii="Calibri" w:hAnsi="Calibri" w:cs="Calibri"/>
          <w:sz w:val="22"/>
          <w:szCs w:val="22"/>
        </w:rPr>
        <w:t>m</w:t>
      </w:r>
      <w:r w:rsidR="005A0D82" w:rsidRPr="00781AC2">
        <w:rPr>
          <w:rFonts w:ascii="Calibri" w:hAnsi="Calibri" w:cs="Calibri"/>
          <w:sz w:val="22"/>
          <w:szCs w:val="22"/>
        </w:rPr>
        <w:t>odel</w:t>
      </w:r>
      <w:r w:rsidR="00FC0498" w:rsidRPr="00781AC2">
        <w:rPr>
          <w:rFonts w:ascii="Calibri" w:hAnsi="Calibri" w:cs="Calibri"/>
          <w:sz w:val="22"/>
          <w:szCs w:val="22"/>
        </w:rPr>
        <w:t xml:space="preserve">. Following are the model results. </w:t>
      </w:r>
    </w:p>
    <w:p w14:paraId="6A3FD006" w14:textId="2D1C586A" w:rsidR="00DB4B00" w:rsidRPr="00781AC2" w:rsidRDefault="00DB4B00" w:rsidP="00F52B3D">
      <w:pPr>
        <w:spacing w:after="0"/>
        <w:rPr>
          <w:rFonts w:ascii="Calibri" w:hAnsi="Calibri" w:cs="Calibri"/>
          <w:sz w:val="22"/>
          <w:szCs w:val="22"/>
        </w:rPr>
      </w:pPr>
    </w:p>
    <w:tbl>
      <w:tblPr>
        <w:tblW w:w="2560" w:type="dxa"/>
        <w:jc w:val="center"/>
        <w:tblLook w:val="04A0" w:firstRow="1" w:lastRow="0" w:firstColumn="1" w:lastColumn="0" w:noHBand="0" w:noVBand="1"/>
      </w:tblPr>
      <w:tblGrid>
        <w:gridCol w:w="1600"/>
        <w:gridCol w:w="960"/>
      </w:tblGrid>
      <w:tr w:rsidR="00FC0498" w:rsidRPr="00781AC2" w14:paraId="01B59C10" w14:textId="77777777" w:rsidTr="00FC0498">
        <w:trPr>
          <w:trHeight w:val="255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6488AEDE" w14:textId="77777777" w:rsidR="00FC0498" w:rsidRPr="00781AC2" w:rsidRDefault="00FC0498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lang w:eastAsia="ja-JP"/>
              </w:rPr>
              <w:t>Accuracy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97335" w14:textId="77777777" w:rsidR="00FC0498" w:rsidRPr="00781AC2" w:rsidRDefault="00FC0498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color w:val="000000"/>
                <w:lang w:eastAsia="ja-JP"/>
              </w:rPr>
              <w:t>96.1%</w:t>
            </w:r>
          </w:p>
        </w:tc>
      </w:tr>
      <w:tr w:rsidR="00FC0498" w:rsidRPr="00781AC2" w14:paraId="79499809" w14:textId="77777777" w:rsidTr="00FC0498">
        <w:trPr>
          <w:trHeight w:val="255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2F30C331" w14:textId="77777777" w:rsidR="00FC0498" w:rsidRPr="00781AC2" w:rsidRDefault="00FC0498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lang w:eastAsia="ja-JP"/>
              </w:rPr>
              <w:t>F1 score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CFD2D" w14:textId="77777777" w:rsidR="00FC0498" w:rsidRPr="00781AC2" w:rsidRDefault="00FC0498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color w:val="000000"/>
                <w:lang w:eastAsia="ja-JP"/>
              </w:rPr>
              <w:t>96.1%</w:t>
            </w:r>
          </w:p>
        </w:tc>
      </w:tr>
      <w:tr w:rsidR="00FC0498" w:rsidRPr="00781AC2" w14:paraId="4A08AF40" w14:textId="77777777" w:rsidTr="00FC0498">
        <w:trPr>
          <w:trHeight w:val="255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175A98AB" w14:textId="77777777" w:rsidR="00FC0498" w:rsidRPr="00781AC2" w:rsidRDefault="00FC0498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lang w:eastAsia="ja-JP"/>
              </w:rPr>
              <w:t>Sensitivity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F944B" w14:textId="77777777" w:rsidR="00FC0498" w:rsidRPr="00781AC2" w:rsidRDefault="00FC0498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color w:val="000000"/>
                <w:lang w:eastAsia="ja-JP"/>
              </w:rPr>
              <w:t>95.1%</w:t>
            </w:r>
          </w:p>
        </w:tc>
      </w:tr>
      <w:tr w:rsidR="00FC0498" w:rsidRPr="00781AC2" w14:paraId="45416C69" w14:textId="77777777" w:rsidTr="00FC0498">
        <w:trPr>
          <w:trHeight w:val="255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4A381852" w14:textId="77777777" w:rsidR="00FC0498" w:rsidRPr="00781AC2" w:rsidRDefault="00FC0498" w:rsidP="00F52B3D">
            <w:pPr>
              <w:spacing w:before="0" w:after="0"/>
              <w:rPr>
                <w:rFonts w:ascii="Calibri" w:eastAsia="Times New Roman" w:hAnsi="Calibri" w:cs="Calibri"/>
                <w:b/>
                <w:bCs/>
                <w:color w:val="FFFFFF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lang w:eastAsia="ja-JP"/>
              </w:rPr>
              <w:t>Specificity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9D51B" w14:textId="77777777" w:rsidR="00FC0498" w:rsidRPr="00781AC2" w:rsidRDefault="00FC0498" w:rsidP="00F52B3D">
            <w:pPr>
              <w:spacing w:before="0" w:after="0"/>
              <w:jc w:val="right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color w:val="000000"/>
                <w:lang w:eastAsia="ja-JP"/>
              </w:rPr>
              <w:t>97.1%</w:t>
            </w:r>
          </w:p>
        </w:tc>
      </w:tr>
    </w:tbl>
    <w:p w14:paraId="33789301" w14:textId="130201C0" w:rsidR="00DB4B00" w:rsidRPr="00781AC2" w:rsidRDefault="00FC0498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Team Wins Prediction Model Performance</w:t>
      </w:r>
    </w:p>
    <w:p w14:paraId="77C0CA68" w14:textId="77777777" w:rsidR="00DB4B00" w:rsidRPr="00781AC2" w:rsidRDefault="00DB4B00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4CC7DEAD" w14:textId="0CBCDAE2" w:rsidR="005A0D82" w:rsidRPr="00781AC2" w:rsidRDefault="00E81044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We adjusted t</w:t>
      </w:r>
      <w:r w:rsidR="005A0D82" w:rsidRPr="00781AC2">
        <w:rPr>
          <w:rFonts w:ascii="Calibri" w:hAnsi="Calibri" w:cs="Calibri"/>
          <w:sz w:val="22"/>
          <w:szCs w:val="22"/>
        </w:rPr>
        <w:t xml:space="preserve">he ORS file to remove 3 </w:t>
      </w:r>
      <w:r w:rsidRPr="00781AC2">
        <w:rPr>
          <w:rFonts w:ascii="Calibri" w:hAnsi="Calibri" w:cs="Calibri"/>
          <w:sz w:val="22"/>
          <w:szCs w:val="22"/>
        </w:rPr>
        <w:t xml:space="preserve">underperforming </w:t>
      </w:r>
      <w:r w:rsidR="005A0D82" w:rsidRPr="00781AC2">
        <w:rPr>
          <w:rFonts w:ascii="Calibri" w:hAnsi="Calibri" w:cs="Calibri"/>
          <w:sz w:val="22"/>
          <w:szCs w:val="22"/>
        </w:rPr>
        <w:t>T</w:t>
      </w:r>
      <w:r w:rsidRPr="00781AC2">
        <w:rPr>
          <w:rFonts w:ascii="Calibri" w:hAnsi="Calibri" w:cs="Calibri"/>
          <w:sz w:val="22"/>
          <w:szCs w:val="22"/>
        </w:rPr>
        <w:t>OR</w:t>
      </w:r>
      <w:r w:rsidR="005A0D82" w:rsidRPr="00781AC2">
        <w:rPr>
          <w:rFonts w:ascii="Calibri" w:hAnsi="Calibri" w:cs="Calibri"/>
          <w:sz w:val="22"/>
          <w:szCs w:val="22"/>
        </w:rPr>
        <w:t xml:space="preserve"> players with selected 3 potential </w:t>
      </w:r>
      <w:r w:rsidRPr="00781AC2">
        <w:rPr>
          <w:rFonts w:ascii="Calibri" w:hAnsi="Calibri" w:cs="Calibri"/>
          <w:sz w:val="22"/>
          <w:szCs w:val="22"/>
        </w:rPr>
        <w:t>N</w:t>
      </w:r>
      <w:r w:rsidR="005A0D82" w:rsidRPr="00781AC2">
        <w:rPr>
          <w:rFonts w:ascii="Calibri" w:hAnsi="Calibri" w:cs="Calibri"/>
          <w:sz w:val="22"/>
          <w:szCs w:val="22"/>
        </w:rPr>
        <w:t>on-T</w:t>
      </w:r>
      <w:r w:rsidRPr="00781AC2">
        <w:rPr>
          <w:rFonts w:ascii="Calibri" w:hAnsi="Calibri" w:cs="Calibri"/>
          <w:sz w:val="22"/>
          <w:szCs w:val="22"/>
        </w:rPr>
        <w:t>OR</w:t>
      </w:r>
      <w:r w:rsidR="005A0D82" w:rsidRPr="00781AC2">
        <w:rPr>
          <w:rFonts w:ascii="Calibri" w:hAnsi="Calibri" w:cs="Calibri"/>
          <w:sz w:val="22"/>
          <w:szCs w:val="22"/>
        </w:rPr>
        <w:t xml:space="preserve"> players based on PLUS_MINUS, PIE, PER, and Salary criteria</w:t>
      </w:r>
      <w:r w:rsidRPr="00781AC2">
        <w:rPr>
          <w:rFonts w:ascii="Calibri" w:hAnsi="Calibri" w:cs="Calibri"/>
          <w:sz w:val="22"/>
          <w:szCs w:val="22"/>
        </w:rPr>
        <w:t>.</w:t>
      </w:r>
      <w:r w:rsidR="00C36D6A" w:rsidRPr="00781AC2">
        <w:rPr>
          <w:rFonts w:ascii="Calibri" w:hAnsi="Calibri" w:cs="Calibri"/>
          <w:sz w:val="22"/>
          <w:szCs w:val="22"/>
        </w:rPr>
        <w:t xml:space="preserve"> (Figure [</w:t>
      </w:r>
      <w:r w:rsidR="00910D84" w:rsidRPr="00781AC2">
        <w:rPr>
          <w:rFonts w:ascii="Calibri" w:hAnsi="Calibri" w:cs="Calibri"/>
          <w:i/>
          <w:iCs/>
          <w:color w:val="FF0000"/>
          <w:sz w:val="22"/>
          <w:szCs w:val="22"/>
        </w:rPr>
        <w:t>Figure 15 TOR and Non-TOR Player Average Stats Comparison</w:t>
      </w:r>
      <w:r w:rsidR="00C36D6A" w:rsidRPr="00781AC2">
        <w:rPr>
          <w:rFonts w:ascii="Calibri" w:hAnsi="Calibri" w:cs="Calibri"/>
          <w:sz w:val="22"/>
          <w:szCs w:val="22"/>
        </w:rPr>
        <w:t>])</w:t>
      </w:r>
      <w:r w:rsidR="005A0D82" w:rsidRPr="00781AC2">
        <w:rPr>
          <w:rFonts w:ascii="Calibri" w:hAnsi="Calibri" w:cs="Calibri"/>
          <w:sz w:val="22"/>
          <w:szCs w:val="22"/>
        </w:rPr>
        <w:t xml:space="preserve"> </w:t>
      </w:r>
    </w:p>
    <w:p w14:paraId="58B01222" w14:textId="0717F9AC" w:rsidR="00C36D6A" w:rsidRPr="00781AC2" w:rsidRDefault="00C4703D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DD1F089" wp14:editId="04CF0A4A">
            <wp:extent cx="5943600" cy="3086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ADA5" w14:textId="02656002" w:rsidR="00C36D6A" w:rsidRPr="00781AC2" w:rsidRDefault="00910D84" w:rsidP="00F52B3D">
      <w:pPr>
        <w:pStyle w:val="Caption"/>
        <w:rPr>
          <w:rFonts w:ascii="Calibri" w:hAnsi="Calibri" w:cs="Calibri"/>
          <w:sz w:val="22"/>
          <w:szCs w:val="22"/>
        </w:rPr>
      </w:pPr>
      <w:bookmarkStart w:id="21" w:name="_Toc68641763"/>
      <w:r w:rsidRPr="00781AC2">
        <w:rPr>
          <w:rFonts w:ascii="Calibri" w:hAnsi="Calibri" w:cs="Calibri"/>
        </w:rPr>
        <w:t xml:space="preserve">Figure </w:t>
      </w:r>
      <w:r w:rsidR="00465849" w:rsidRPr="00781AC2">
        <w:rPr>
          <w:rFonts w:ascii="Calibri" w:hAnsi="Calibri" w:cs="Calibri"/>
        </w:rPr>
        <w:fldChar w:fldCharType="begin"/>
      </w:r>
      <w:r w:rsidR="00465849" w:rsidRPr="00781AC2">
        <w:rPr>
          <w:rFonts w:ascii="Calibri" w:hAnsi="Calibri" w:cs="Calibri"/>
        </w:rPr>
        <w:instrText xml:space="preserve"> SEQ Figure \* ARABIC </w:instrText>
      </w:r>
      <w:r w:rsidR="00465849" w:rsidRPr="00781AC2">
        <w:rPr>
          <w:rFonts w:ascii="Calibri" w:hAnsi="Calibri" w:cs="Calibri"/>
        </w:rPr>
        <w:fldChar w:fldCharType="separate"/>
      </w:r>
      <w:r w:rsidRPr="00781AC2">
        <w:rPr>
          <w:rFonts w:ascii="Calibri" w:hAnsi="Calibri" w:cs="Calibri"/>
          <w:noProof/>
        </w:rPr>
        <w:t>15</w:t>
      </w:r>
      <w:r w:rsidR="00465849" w:rsidRPr="00781AC2">
        <w:rPr>
          <w:rFonts w:ascii="Calibri" w:hAnsi="Calibri" w:cs="Calibri"/>
          <w:noProof/>
        </w:rPr>
        <w:fldChar w:fldCharType="end"/>
      </w:r>
      <w:r w:rsidRPr="00781AC2">
        <w:rPr>
          <w:rFonts w:ascii="Calibri" w:hAnsi="Calibri" w:cs="Calibri"/>
        </w:rPr>
        <w:t xml:space="preserve"> TOR and Non-TOR Player Average Stats Comparison</w:t>
      </w:r>
      <w:bookmarkEnd w:id="21"/>
    </w:p>
    <w:p w14:paraId="236C78A9" w14:textId="6D701B7A" w:rsidR="00C36D6A" w:rsidRPr="00781AC2" w:rsidRDefault="00C36D6A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76D9C232" w14:textId="3977E72A" w:rsidR="005A0D82" w:rsidRPr="00781AC2" w:rsidRDefault="005A0D82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The </w:t>
      </w:r>
      <w:r w:rsidR="002C4438" w:rsidRPr="00781AC2">
        <w:rPr>
          <w:rFonts w:ascii="Calibri" w:hAnsi="Calibri" w:cs="Calibri"/>
          <w:sz w:val="22"/>
          <w:szCs w:val="22"/>
        </w:rPr>
        <w:t>model developed from the ED</w:t>
      </w:r>
      <w:r w:rsidR="00C36D6A" w:rsidRPr="00781AC2">
        <w:rPr>
          <w:rFonts w:ascii="Calibri" w:hAnsi="Calibri" w:cs="Calibri"/>
          <w:sz w:val="22"/>
          <w:szCs w:val="22"/>
        </w:rPr>
        <w:t>S</w:t>
      </w:r>
      <w:r w:rsidR="002C4438" w:rsidRPr="00781AC2">
        <w:rPr>
          <w:rFonts w:ascii="Calibri" w:hAnsi="Calibri" w:cs="Calibri"/>
          <w:sz w:val="22"/>
          <w:szCs w:val="22"/>
        </w:rPr>
        <w:t xml:space="preserve"> file </w:t>
      </w:r>
      <w:r w:rsidR="00910D84" w:rsidRPr="00781AC2">
        <w:rPr>
          <w:rFonts w:ascii="Calibri" w:hAnsi="Calibri" w:cs="Calibri"/>
          <w:sz w:val="22"/>
          <w:szCs w:val="22"/>
        </w:rPr>
        <w:t>was</w:t>
      </w:r>
      <w:r w:rsidR="002C4438" w:rsidRPr="00781AC2">
        <w:rPr>
          <w:rFonts w:ascii="Calibri" w:hAnsi="Calibri" w:cs="Calibri"/>
          <w:sz w:val="22"/>
          <w:szCs w:val="22"/>
        </w:rPr>
        <w:t xml:space="preserve"> applied to predict the Win/Loss (WL) of the modified ORS file. </w:t>
      </w:r>
    </w:p>
    <w:p w14:paraId="732F178B" w14:textId="5CE55D96" w:rsidR="005A0D82" w:rsidRPr="00781AC2" w:rsidRDefault="005A0D82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59D3B462" w14:textId="09CA47D6" w:rsidR="007E558F" w:rsidRPr="00781AC2" w:rsidRDefault="007E558F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</w:p>
    <w:p w14:paraId="7E55EADA" w14:textId="0A56224B" w:rsidR="009154DF" w:rsidRPr="00781AC2" w:rsidRDefault="00EE4F78" w:rsidP="00F52B3D">
      <w:pPr>
        <w:pStyle w:val="Heading1"/>
        <w:spacing w:before="0"/>
        <w:jc w:val="center"/>
        <w:rPr>
          <w:rFonts w:ascii="Calibri" w:hAnsi="Calibri" w:cs="Calibri"/>
        </w:rPr>
      </w:pPr>
      <w:bookmarkStart w:id="22" w:name="_Toc68726177"/>
      <w:r>
        <w:rPr>
          <w:rFonts w:ascii="Calibri" w:hAnsi="Calibri" w:cs="Calibri"/>
        </w:rPr>
        <w:t>R</w:t>
      </w:r>
      <w:r w:rsidR="009154DF" w:rsidRPr="00781AC2">
        <w:rPr>
          <w:rFonts w:ascii="Calibri" w:hAnsi="Calibri" w:cs="Calibri"/>
        </w:rPr>
        <w:t>esults</w:t>
      </w:r>
      <w:bookmarkEnd w:id="22"/>
    </w:p>
    <w:p w14:paraId="411FA947" w14:textId="5AA0B01D" w:rsidR="009154DF" w:rsidRPr="00781AC2" w:rsidRDefault="009154DF" w:rsidP="00F52B3D">
      <w:pPr>
        <w:spacing w:after="0"/>
        <w:jc w:val="center"/>
        <w:rPr>
          <w:rFonts w:ascii="Calibri" w:hAnsi="Calibri" w:cs="Calibri"/>
        </w:rPr>
      </w:pPr>
    </w:p>
    <w:p w14:paraId="58DF4548" w14:textId="17C705D9" w:rsidR="002C4438" w:rsidRPr="00FD2B36" w:rsidRDefault="002C4438" w:rsidP="00F52B3D">
      <w:pPr>
        <w:rPr>
          <w:rFonts w:ascii="Calibri" w:hAnsi="Calibri" w:cs="Calibri"/>
          <w:sz w:val="22"/>
          <w:szCs w:val="22"/>
        </w:rPr>
      </w:pPr>
      <w:r w:rsidRPr="00FD2B36">
        <w:rPr>
          <w:rFonts w:ascii="Calibri" w:hAnsi="Calibri" w:cs="Calibri"/>
          <w:sz w:val="22"/>
          <w:szCs w:val="22"/>
        </w:rPr>
        <w:t xml:space="preserve">From our </w:t>
      </w:r>
      <w:r w:rsidR="007A1C0A" w:rsidRPr="00FD2B36">
        <w:rPr>
          <w:rFonts w:ascii="Calibri" w:hAnsi="Calibri" w:cs="Calibri"/>
          <w:sz w:val="22"/>
          <w:szCs w:val="22"/>
        </w:rPr>
        <w:t xml:space="preserve">model </w:t>
      </w:r>
      <w:r w:rsidR="00183FC5" w:rsidRPr="00FD2B36">
        <w:rPr>
          <w:rFonts w:ascii="Calibri" w:hAnsi="Calibri" w:cs="Calibri"/>
          <w:sz w:val="22"/>
          <w:szCs w:val="22"/>
        </w:rPr>
        <w:t>analysis</w:t>
      </w:r>
      <w:r w:rsidR="00FD2B36">
        <w:rPr>
          <w:rFonts w:ascii="Calibri" w:hAnsi="Calibri" w:cs="Calibri"/>
          <w:sz w:val="22"/>
          <w:szCs w:val="22"/>
        </w:rPr>
        <w:t>,</w:t>
      </w:r>
      <w:r w:rsidR="00183FC5" w:rsidRPr="00FD2B36">
        <w:rPr>
          <w:rFonts w:ascii="Calibri" w:hAnsi="Calibri" w:cs="Calibri"/>
          <w:sz w:val="22"/>
          <w:szCs w:val="22"/>
        </w:rPr>
        <w:t xml:space="preserve"> </w:t>
      </w:r>
      <w:r w:rsidR="007A1C0A" w:rsidRPr="00FD2B36">
        <w:rPr>
          <w:rFonts w:ascii="Calibri" w:hAnsi="Calibri" w:cs="Calibri"/>
          <w:sz w:val="22"/>
          <w:szCs w:val="22"/>
        </w:rPr>
        <w:t xml:space="preserve">we forecast an improvement of </w:t>
      </w:r>
      <w:r w:rsidR="00183FC5" w:rsidRPr="00FD2B36">
        <w:rPr>
          <w:rFonts w:ascii="Calibri" w:hAnsi="Calibri" w:cs="Calibri"/>
          <w:sz w:val="22"/>
          <w:szCs w:val="22"/>
        </w:rPr>
        <w:t>22.6</w:t>
      </w:r>
      <w:r w:rsidR="007A1C0A" w:rsidRPr="00FD2B36">
        <w:rPr>
          <w:rFonts w:ascii="Calibri" w:hAnsi="Calibri" w:cs="Calibri"/>
          <w:sz w:val="22"/>
          <w:szCs w:val="22"/>
        </w:rPr>
        <w:t xml:space="preserve">% </w:t>
      </w:r>
      <w:r w:rsidR="00FF57BE" w:rsidRPr="00FD2B36">
        <w:rPr>
          <w:rFonts w:ascii="Calibri" w:hAnsi="Calibri" w:cs="Calibri"/>
          <w:sz w:val="22"/>
          <w:szCs w:val="22"/>
        </w:rPr>
        <w:t>(</w:t>
      </w:r>
      <w:r w:rsidR="007A1C0A" w:rsidRPr="00FD2B36">
        <w:rPr>
          <w:rFonts w:ascii="Calibri" w:hAnsi="Calibri" w:cs="Calibri"/>
          <w:sz w:val="22"/>
          <w:szCs w:val="22"/>
        </w:rPr>
        <w:t>12 wins</w:t>
      </w:r>
      <w:r w:rsidR="00FF57BE" w:rsidRPr="00FD2B36">
        <w:rPr>
          <w:rFonts w:ascii="Calibri" w:hAnsi="Calibri" w:cs="Calibri"/>
          <w:sz w:val="22"/>
          <w:szCs w:val="22"/>
        </w:rPr>
        <w:t>)</w:t>
      </w:r>
      <w:r w:rsidR="007A1C0A" w:rsidRPr="00FD2B36">
        <w:rPr>
          <w:rFonts w:ascii="Calibri" w:hAnsi="Calibri" w:cs="Calibri"/>
          <w:sz w:val="22"/>
          <w:szCs w:val="22"/>
        </w:rPr>
        <w:t xml:space="preserve"> in a </w:t>
      </w:r>
      <w:r w:rsidR="00CC11BF" w:rsidRPr="00FD2B36">
        <w:rPr>
          <w:rFonts w:ascii="Calibri" w:hAnsi="Calibri" w:cs="Calibri"/>
          <w:sz w:val="22"/>
          <w:szCs w:val="22"/>
        </w:rPr>
        <w:t>72-game</w:t>
      </w:r>
      <w:r w:rsidR="007A1C0A" w:rsidRPr="00FD2B36">
        <w:rPr>
          <w:rFonts w:ascii="Calibri" w:hAnsi="Calibri" w:cs="Calibri"/>
          <w:sz w:val="22"/>
          <w:szCs w:val="22"/>
        </w:rPr>
        <w:t xml:space="preserve"> regular season. </w:t>
      </w:r>
    </w:p>
    <w:p w14:paraId="0D39A62C" w14:textId="6EDAC01A" w:rsidR="00705500" w:rsidRPr="00781AC2" w:rsidRDefault="00E82D66" w:rsidP="00F52B3D">
      <w:pPr>
        <w:jc w:val="center"/>
        <w:rPr>
          <w:rFonts w:ascii="Calibri" w:hAnsi="Calibri" w:cs="Calibri"/>
        </w:rPr>
      </w:pPr>
      <w:r w:rsidRPr="00781AC2">
        <w:rPr>
          <w:rFonts w:ascii="Calibri" w:hAnsi="Calibri" w:cs="Calibri"/>
          <w:noProof/>
        </w:rPr>
        <w:drawing>
          <wp:inline distT="0" distB="0" distL="0" distR="0" wp14:anchorId="5919F60C" wp14:editId="563A9DC4">
            <wp:extent cx="4379027" cy="221870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388" cy="224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8B7" w14:textId="5DC9F0F9" w:rsidR="00FF57BE" w:rsidRPr="00781AC2" w:rsidRDefault="00FF57BE" w:rsidP="00F52B3D">
      <w:pPr>
        <w:jc w:val="center"/>
        <w:rPr>
          <w:rFonts w:ascii="Calibri" w:hAnsi="Calibri" w:cs="Calibri"/>
        </w:rPr>
      </w:pPr>
      <w:r w:rsidRPr="00781AC2">
        <w:rPr>
          <w:rFonts w:ascii="Calibri" w:hAnsi="Calibri" w:cs="Calibri"/>
        </w:rPr>
        <w:t xml:space="preserve">Win Prediction </w:t>
      </w:r>
    </w:p>
    <w:p w14:paraId="33F1B1CB" w14:textId="5102807D" w:rsidR="00046D81" w:rsidRPr="00781AC2" w:rsidRDefault="00C4703D" w:rsidP="00F52B3D">
      <w:pPr>
        <w:rPr>
          <w:rFonts w:ascii="Calibri" w:hAnsi="Calibri" w:cs="Calibri"/>
        </w:rPr>
      </w:pPr>
      <w:r w:rsidRPr="00781AC2">
        <w:rPr>
          <w:rFonts w:ascii="Calibri" w:hAnsi="Calibri" w:cs="Calibri"/>
          <w:noProof/>
        </w:rPr>
        <w:lastRenderedPageBreak/>
        <w:drawing>
          <wp:inline distT="0" distB="0" distL="0" distR="0" wp14:anchorId="68082D4D" wp14:editId="67287565">
            <wp:extent cx="5943600" cy="23596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28AC" w14:textId="3236D63E" w:rsidR="007E558F" w:rsidRPr="00781AC2" w:rsidRDefault="00FF57BE" w:rsidP="00F52B3D">
      <w:pPr>
        <w:pStyle w:val="Caption"/>
        <w:rPr>
          <w:rFonts w:ascii="Calibri" w:hAnsi="Calibri" w:cs="Calibri"/>
        </w:rPr>
      </w:pPr>
      <w:r w:rsidRPr="00781AC2">
        <w:rPr>
          <w:rFonts w:ascii="Calibri" w:hAnsi="Calibri" w:cs="Calibri"/>
        </w:rPr>
        <w:t>Team Performance Improvement</w:t>
      </w:r>
    </w:p>
    <w:p w14:paraId="2E664418" w14:textId="244F0DC2" w:rsidR="008762BC" w:rsidRPr="00781AC2" w:rsidRDefault="00251105" w:rsidP="00F52B3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C7E0D61" w14:textId="77777777" w:rsidR="008854C6" w:rsidRPr="00781AC2" w:rsidRDefault="008854C6" w:rsidP="00F52B3D">
      <w:pPr>
        <w:pStyle w:val="Heading1"/>
        <w:spacing w:before="0"/>
        <w:jc w:val="center"/>
        <w:rPr>
          <w:rFonts w:ascii="Calibri" w:hAnsi="Calibri" w:cs="Calibri"/>
        </w:rPr>
      </w:pPr>
      <w:bookmarkStart w:id="23" w:name="_Toc68726178"/>
      <w:r w:rsidRPr="00781AC2">
        <w:rPr>
          <w:rFonts w:ascii="Calibri" w:hAnsi="Calibri" w:cs="Calibri"/>
        </w:rPr>
        <w:lastRenderedPageBreak/>
        <w:t>Conclusions</w:t>
      </w:r>
      <w:bookmarkEnd w:id="23"/>
    </w:p>
    <w:p w14:paraId="060652A7" w14:textId="73A91008" w:rsidR="007E558F" w:rsidRPr="00781AC2" w:rsidRDefault="007E558F" w:rsidP="00F52B3D">
      <w:pPr>
        <w:spacing w:after="0"/>
        <w:jc w:val="center"/>
        <w:rPr>
          <w:rFonts w:ascii="Calibri" w:hAnsi="Calibri" w:cs="Calibri"/>
        </w:rPr>
      </w:pPr>
    </w:p>
    <w:p w14:paraId="33B4E539" w14:textId="77777777" w:rsidR="008854C6" w:rsidRPr="00781AC2" w:rsidRDefault="008854C6" w:rsidP="00F52B3D">
      <w:pPr>
        <w:pStyle w:val="Heading3"/>
        <w:rPr>
          <w:rFonts w:ascii="Calibri" w:hAnsi="Calibri" w:cs="Calibri"/>
          <w:sz w:val="22"/>
          <w:szCs w:val="22"/>
        </w:rPr>
      </w:pPr>
      <w:bookmarkStart w:id="24" w:name="_Toc68726179"/>
      <w:r w:rsidRPr="00781AC2">
        <w:rPr>
          <w:rFonts w:ascii="Calibri" w:hAnsi="Calibri" w:cs="Calibri"/>
          <w:sz w:val="22"/>
          <w:szCs w:val="22"/>
        </w:rPr>
        <w:t>Recommendations</w:t>
      </w:r>
      <w:bookmarkEnd w:id="24"/>
    </w:p>
    <w:p w14:paraId="2F216E84" w14:textId="5C05038A" w:rsidR="008854C6" w:rsidRPr="00781AC2" w:rsidRDefault="008854C6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0F91F639" w14:textId="1B5793E2" w:rsidR="008854C6" w:rsidRPr="00781AC2" w:rsidRDefault="008854C6" w:rsidP="00F52B3D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For improvements to the Toronto Raptors’ roster the organization is to look at non-Toronto players with higher values in PLUS_MINUS, PER, and PIE compared to their current roster. These hold potential values in producing team Wins at and are underutilized by their current teams. </w:t>
      </w:r>
    </w:p>
    <w:p w14:paraId="14A9B1EF" w14:textId="4AF452F2" w:rsidR="00FF57BE" w:rsidRPr="00781AC2" w:rsidRDefault="00FF57BE" w:rsidP="00F52B3D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Alternatively, Field Goal % (FG_PCT) and 3-pointers </w:t>
      </w:r>
      <w:r w:rsidR="00C4703D" w:rsidRPr="00781AC2">
        <w:rPr>
          <w:rFonts w:ascii="Calibri" w:hAnsi="Calibri" w:cs="Calibri"/>
          <w:sz w:val="22"/>
          <w:szCs w:val="22"/>
        </w:rPr>
        <w:t xml:space="preserve">% </w:t>
      </w:r>
      <w:r w:rsidRPr="00781AC2">
        <w:rPr>
          <w:rFonts w:ascii="Calibri" w:hAnsi="Calibri" w:cs="Calibri"/>
          <w:sz w:val="22"/>
          <w:szCs w:val="22"/>
        </w:rPr>
        <w:t xml:space="preserve">(FG3_PCT) </w:t>
      </w:r>
      <w:r w:rsidR="00C4703D" w:rsidRPr="00781AC2">
        <w:rPr>
          <w:rFonts w:ascii="Calibri" w:hAnsi="Calibri" w:cs="Calibri"/>
          <w:sz w:val="22"/>
          <w:szCs w:val="22"/>
        </w:rPr>
        <w:t xml:space="preserve">are to </w:t>
      </w:r>
      <w:r w:rsidR="00DB4B00" w:rsidRPr="00781AC2">
        <w:rPr>
          <w:rFonts w:ascii="Calibri" w:hAnsi="Calibri" w:cs="Calibri"/>
          <w:sz w:val="22"/>
          <w:szCs w:val="22"/>
        </w:rPr>
        <w:t>look out for player efficiency.</w:t>
      </w:r>
    </w:p>
    <w:p w14:paraId="544A4F47" w14:textId="33163DD5" w:rsidR="00DB4B00" w:rsidRPr="00781AC2" w:rsidRDefault="00D90D4B" w:rsidP="00F52B3D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We recommend players with higher important feature values than the average TOR player and a salary below the average of </w:t>
      </w:r>
      <w:r w:rsidR="00C23634">
        <w:rPr>
          <w:rFonts w:ascii="Calibri" w:hAnsi="Calibri" w:cs="Calibri"/>
          <w:sz w:val="22"/>
          <w:szCs w:val="22"/>
        </w:rPr>
        <w:t xml:space="preserve">a </w:t>
      </w:r>
      <w:r w:rsidRPr="00781AC2">
        <w:rPr>
          <w:rFonts w:ascii="Calibri" w:hAnsi="Calibri" w:cs="Calibri"/>
          <w:sz w:val="22"/>
          <w:szCs w:val="22"/>
        </w:rPr>
        <w:t>TOR player.</w:t>
      </w:r>
    </w:p>
    <w:p w14:paraId="20D1FCFB" w14:textId="533910B8" w:rsidR="00D90D4B" w:rsidRPr="00781AC2" w:rsidRDefault="00D90D4B" w:rsidP="00F52B3D">
      <w:pPr>
        <w:pStyle w:val="ListParagraph"/>
        <w:numPr>
          <w:ilvl w:val="0"/>
          <w:numId w:val="19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There </w:t>
      </w:r>
      <w:r w:rsidR="00952677" w:rsidRPr="00781AC2">
        <w:rPr>
          <w:rFonts w:ascii="Calibri" w:hAnsi="Calibri" w:cs="Calibri"/>
          <w:sz w:val="22"/>
          <w:szCs w:val="22"/>
        </w:rPr>
        <w:t>is an</w:t>
      </w:r>
      <w:r w:rsidRPr="00781AC2">
        <w:rPr>
          <w:rFonts w:ascii="Calibri" w:hAnsi="Calibri" w:cs="Calibri"/>
          <w:sz w:val="22"/>
          <w:szCs w:val="22"/>
        </w:rPr>
        <w:t xml:space="preserve"> evidence of underutilization of a selected TOR player (Ponds). </w:t>
      </w:r>
      <w:r w:rsidR="00952677" w:rsidRPr="00781AC2">
        <w:rPr>
          <w:rFonts w:ascii="Calibri" w:hAnsi="Calibri" w:cs="Calibri"/>
          <w:sz w:val="22"/>
          <w:szCs w:val="22"/>
        </w:rPr>
        <w:t xml:space="preserve">We advocate exploring his utilization or replacing him. </w:t>
      </w:r>
    </w:p>
    <w:p w14:paraId="4F4342D4" w14:textId="1A2311DA" w:rsidR="00952677" w:rsidRPr="00781AC2" w:rsidRDefault="00952677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4E70A6DF" w14:textId="4765AE8F" w:rsidR="00952677" w:rsidRPr="00781AC2" w:rsidRDefault="008762BC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E66D3B" wp14:editId="6D495B0C">
            <wp:extent cx="5943600" cy="47574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ED24" w14:textId="58CC39CE" w:rsidR="00952677" w:rsidRPr="00781AC2" w:rsidRDefault="00952677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2DD26B94" w14:textId="4636C260" w:rsidR="00952677" w:rsidRPr="00781AC2" w:rsidRDefault="00952677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3DCBC57A" w14:textId="77777777" w:rsidR="00952677" w:rsidRPr="00781AC2" w:rsidRDefault="00952677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7145F795" w14:textId="4E27678E" w:rsidR="008854C6" w:rsidRPr="00781AC2" w:rsidRDefault="008854C6" w:rsidP="00F52B3D">
      <w:pPr>
        <w:pStyle w:val="Heading3"/>
        <w:rPr>
          <w:rFonts w:ascii="Calibri" w:hAnsi="Calibri" w:cs="Calibri"/>
          <w:sz w:val="22"/>
          <w:szCs w:val="22"/>
        </w:rPr>
      </w:pPr>
      <w:bookmarkStart w:id="25" w:name="_Toc68726180"/>
      <w:r w:rsidRPr="00781AC2">
        <w:rPr>
          <w:rFonts w:ascii="Calibri" w:hAnsi="Calibri" w:cs="Calibri"/>
          <w:sz w:val="22"/>
          <w:szCs w:val="22"/>
        </w:rPr>
        <w:t>Limitations</w:t>
      </w:r>
      <w:bookmarkEnd w:id="25"/>
    </w:p>
    <w:p w14:paraId="16159D2D" w14:textId="77777777" w:rsidR="008854C6" w:rsidRPr="00781AC2" w:rsidRDefault="008854C6" w:rsidP="00F52B3D">
      <w:pPr>
        <w:spacing w:after="0"/>
        <w:rPr>
          <w:rFonts w:ascii="Calibri" w:hAnsi="Calibri" w:cs="Calibri"/>
          <w:sz w:val="22"/>
          <w:szCs w:val="22"/>
        </w:rPr>
      </w:pPr>
    </w:p>
    <w:p w14:paraId="563B9187" w14:textId="2C9BA1DF" w:rsidR="008854C6" w:rsidRPr="00781AC2" w:rsidRDefault="008854C6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This analysis is limited to Toronto Raptors only. As the teams change, the </w:t>
      </w:r>
      <w:r w:rsidR="008762BC" w:rsidRPr="00781AC2">
        <w:rPr>
          <w:rFonts w:ascii="Calibri" w:hAnsi="Calibri" w:cs="Calibri"/>
          <w:sz w:val="22"/>
          <w:szCs w:val="22"/>
        </w:rPr>
        <w:t xml:space="preserve">important </w:t>
      </w:r>
      <w:r w:rsidRPr="00781AC2">
        <w:rPr>
          <w:rFonts w:ascii="Calibri" w:hAnsi="Calibri" w:cs="Calibri"/>
          <w:sz w:val="22"/>
          <w:szCs w:val="22"/>
        </w:rPr>
        <w:t>feature</w:t>
      </w:r>
      <w:r w:rsidR="008762BC" w:rsidRPr="00781AC2">
        <w:rPr>
          <w:rFonts w:ascii="Calibri" w:hAnsi="Calibri" w:cs="Calibri"/>
          <w:sz w:val="22"/>
          <w:szCs w:val="22"/>
        </w:rPr>
        <w:t>s</w:t>
      </w:r>
      <w:r w:rsidRPr="00781AC2">
        <w:rPr>
          <w:rFonts w:ascii="Calibri" w:hAnsi="Calibri" w:cs="Calibri"/>
          <w:sz w:val="22"/>
          <w:szCs w:val="22"/>
        </w:rPr>
        <w:t xml:space="preserve"> for those teams can sway. There are </w:t>
      </w:r>
      <w:r w:rsidR="002B1219" w:rsidRPr="00781AC2">
        <w:rPr>
          <w:rFonts w:ascii="Calibri" w:hAnsi="Calibri" w:cs="Calibri"/>
          <w:sz w:val="22"/>
          <w:szCs w:val="22"/>
        </w:rPr>
        <w:t xml:space="preserve">qualitative </w:t>
      </w:r>
      <w:r w:rsidRPr="00781AC2">
        <w:rPr>
          <w:rFonts w:ascii="Calibri" w:hAnsi="Calibri" w:cs="Calibri"/>
          <w:sz w:val="22"/>
          <w:szCs w:val="22"/>
        </w:rPr>
        <w:t xml:space="preserve">factors </w:t>
      </w:r>
      <w:r w:rsidR="00220065">
        <w:rPr>
          <w:rFonts w:ascii="Calibri" w:hAnsi="Calibri" w:cs="Calibri"/>
          <w:sz w:val="22"/>
          <w:szCs w:val="22"/>
        </w:rPr>
        <w:t>that</w:t>
      </w:r>
      <w:r w:rsidRPr="00781AC2">
        <w:rPr>
          <w:rFonts w:ascii="Calibri" w:hAnsi="Calibri" w:cs="Calibri"/>
          <w:sz w:val="22"/>
          <w:szCs w:val="22"/>
        </w:rPr>
        <w:t xml:space="preserve"> affect </w:t>
      </w:r>
      <w:r w:rsidR="00220065">
        <w:rPr>
          <w:rFonts w:ascii="Calibri" w:hAnsi="Calibri" w:cs="Calibri"/>
          <w:sz w:val="22"/>
          <w:szCs w:val="22"/>
        </w:rPr>
        <w:t xml:space="preserve">the </w:t>
      </w:r>
      <w:r w:rsidRPr="00781AC2">
        <w:rPr>
          <w:rFonts w:ascii="Calibri" w:hAnsi="Calibri" w:cs="Calibri"/>
          <w:sz w:val="22"/>
          <w:szCs w:val="22"/>
        </w:rPr>
        <w:t>performance of a player and</w:t>
      </w:r>
      <w:r w:rsidR="002B1219" w:rsidRPr="00781AC2">
        <w:rPr>
          <w:rFonts w:ascii="Calibri" w:hAnsi="Calibri" w:cs="Calibri"/>
          <w:sz w:val="22"/>
          <w:szCs w:val="22"/>
        </w:rPr>
        <w:t xml:space="preserve"> are</w:t>
      </w:r>
      <w:r w:rsidRPr="00781AC2">
        <w:rPr>
          <w:rFonts w:ascii="Calibri" w:hAnsi="Calibri" w:cs="Calibri"/>
          <w:sz w:val="22"/>
          <w:szCs w:val="22"/>
        </w:rPr>
        <w:t xml:space="preserve"> </w:t>
      </w:r>
      <w:r w:rsidR="002B1219" w:rsidRPr="00781AC2">
        <w:rPr>
          <w:rFonts w:ascii="Calibri" w:hAnsi="Calibri" w:cs="Calibri"/>
          <w:sz w:val="22"/>
          <w:szCs w:val="22"/>
        </w:rPr>
        <w:t xml:space="preserve">beyond the scope of this project. These include but are not limited </w:t>
      </w:r>
      <w:r w:rsidR="00544C37" w:rsidRPr="00781AC2">
        <w:rPr>
          <w:rFonts w:ascii="Calibri" w:hAnsi="Calibri" w:cs="Calibri"/>
          <w:sz w:val="22"/>
          <w:szCs w:val="22"/>
        </w:rPr>
        <w:t>to</w:t>
      </w:r>
      <w:r w:rsidR="00952677" w:rsidRPr="00781AC2">
        <w:rPr>
          <w:rFonts w:ascii="Calibri" w:hAnsi="Calibri" w:cs="Calibri"/>
          <w:sz w:val="22"/>
          <w:szCs w:val="22"/>
        </w:rPr>
        <w:t xml:space="preserve"> the player’s:</w:t>
      </w:r>
    </w:p>
    <w:p w14:paraId="750F7171" w14:textId="4D4F75FB" w:rsidR="00952677" w:rsidRPr="00781AC2" w:rsidRDefault="008762BC" w:rsidP="00F52B3D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H</w:t>
      </w:r>
      <w:r w:rsidR="00952677" w:rsidRPr="00781AC2">
        <w:rPr>
          <w:rFonts w:ascii="Calibri" w:hAnsi="Calibri" w:cs="Calibri"/>
          <w:sz w:val="22"/>
          <w:szCs w:val="22"/>
        </w:rPr>
        <w:t>ealth</w:t>
      </w:r>
    </w:p>
    <w:p w14:paraId="464ABB23" w14:textId="1101E169" w:rsidR="008854C6" w:rsidRPr="00781AC2" w:rsidRDefault="008762BC" w:rsidP="00F52B3D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R</w:t>
      </w:r>
      <w:r w:rsidR="008854C6" w:rsidRPr="00781AC2">
        <w:rPr>
          <w:rFonts w:ascii="Calibri" w:hAnsi="Calibri" w:cs="Calibri"/>
          <w:sz w:val="22"/>
          <w:szCs w:val="22"/>
        </w:rPr>
        <w:t>apport with the team</w:t>
      </w:r>
    </w:p>
    <w:p w14:paraId="3BFA186A" w14:textId="7E49C08D" w:rsidR="008854C6" w:rsidRPr="00781AC2" w:rsidRDefault="00952677" w:rsidP="00F52B3D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 xml:space="preserve">Satisfaction </w:t>
      </w:r>
      <w:r w:rsidR="008854C6" w:rsidRPr="00781AC2">
        <w:rPr>
          <w:rFonts w:ascii="Calibri" w:hAnsi="Calibri" w:cs="Calibri"/>
          <w:sz w:val="22"/>
          <w:szCs w:val="22"/>
        </w:rPr>
        <w:t>with the coaching</w:t>
      </w:r>
    </w:p>
    <w:p w14:paraId="0487672A" w14:textId="3B4B39C3" w:rsidR="008854C6" w:rsidRPr="00781AC2" w:rsidRDefault="008762BC" w:rsidP="00F52B3D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P</w:t>
      </w:r>
      <w:r w:rsidR="008854C6" w:rsidRPr="00781AC2">
        <w:rPr>
          <w:rFonts w:ascii="Calibri" w:hAnsi="Calibri" w:cs="Calibri"/>
          <w:sz w:val="22"/>
          <w:szCs w:val="22"/>
        </w:rPr>
        <w:t>lacement in the games</w:t>
      </w:r>
    </w:p>
    <w:p w14:paraId="598D62C4" w14:textId="571AA60E" w:rsidR="008854C6" w:rsidRPr="00781AC2" w:rsidRDefault="008762BC" w:rsidP="00F52B3D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H</w:t>
      </w:r>
      <w:r w:rsidR="008854C6" w:rsidRPr="00781AC2">
        <w:rPr>
          <w:rFonts w:ascii="Calibri" w:hAnsi="Calibri" w:cs="Calibri"/>
          <w:sz w:val="22"/>
          <w:szCs w:val="22"/>
        </w:rPr>
        <w:t>appiness with the contract</w:t>
      </w:r>
    </w:p>
    <w:p w14:paraId="2012CF00" w14:textId="068385A6" w:rsidR="008854C6" w:rsidRPr="00781AC2" w:rsidRDefault="008854C6" w:rsidP="00F52B3D">
      <w:pPr>
        <w:pStyle w:val="ListParagraph"/>
        <w:numPr>
          <w:ilvl w:val="0"/>
          <w:numId w:val="20"/>
        </w:num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Personal life</w:t>
      </w:r>
    </w:p>
    <w:p w14:paraId="68757D1E" w14:textId="5F0F5452" w:rsidR="00952677" w:rsidRPr="00781AC2" w:rsidRDefault="00952677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There is one player that is currently selected to be replaced on the Toronto roster. Ponds who is new to the roster with only 4 regular season games is seen as a low</w:t>
      </w:r>
      <w:r w:rsidR="00220065">
        <w:rPr>
          <w:rFonts w:ascii="Calibri" w:hAnsi="Calibri" w:cs="Calibri"/>
          <w:sz w:val="22"/>
          <w:szCs w:val="22"/>
        </w:rPr>
        <w:t>-</w:t>
      </w:r>
      <w:r w:rsidRPr="00781AC2">
        <w:rPr>
          <w:rFonts w:ascii="Calibri" w:hAnsi="Calibri" w:cs="Calibri"/>
          <w:sz w:val="22"/>
          <w:szCs w:val="22"/>
        </w:rPr>
        <w:t xml:space="preserve">value player in terms of PLUS_MINUS and PIE but has a very high PER. This mainly is due to a lack of usage, but additional data is required.  </w:t>
      </w:r>
    </w:p>
    <w:p w14:paraId="42177C58" w14:textId="7B72BA3B" w:rsidR="00705500" w:rsidRPr="00781AC2" w:rsidRDefault="00251105" w:rsidP="00F52B3D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40D99484" w14:textId="061268EA" w:rsidR="000750EB" w:rsidRPr="00781AC2" w:rsidRDefault="009F0052" w:rsidP="00F52B3D">
      <w:pPr>
        <w:pStyle w:val="Heading1"/>
        <w:jc w:val="center"/>
        <w:rPr>
          <w:rStyle w:val="Heading1Char"/>
          <w:rFonts w:ascii="Calibri" w:hAnsi="Calibri" w:cs="Calibri"/>
          <w:caps/>
          <w:shd w:val="clear" w:color="auto" w:fill="auto"/>
        </w:rPr>
      </w:pPr>
      <w:bookmarkStart w:id="26" w:name="_Toc68726181"/>
      <w:r w:rsidRPr="00781AC2">
        <w:rPr>
          <w:rStyle w:val="Heading1Char"/>
          <w:rFonts w:ascii="Calibri" w:hAnsi="Calibri" w:cs="Calibri"/>
          <w:caps/>
          <w:shd w:val="clear" w:color="auto" w:fill="auto"/>
        </w:rPr>
        <w:lastRenderedPageBreak/>
        <w:t>References</w:t>
      </w:r>
      <w:bookmarkEnd w:id="26"/>
    </w:p>
    <w:sdt>
      <w:sdtPr>
        <w:rPr>
          <w:rFonts w:ascii="Calibri" w:eastAsiaTheme="minorHAnsi" w:hAnsi="Calibri" w:cs="Calibri"/>
        </w:rPr>
        <w:id w:val="673611588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14:paraId="58AABB96" w14:textId="09EE3C2A" w:rsidR="00673559" w:rsidRPr="00781AC2" w:rsidRDefault="00673559" w:rsidP="00F52B3D">
          <w:pPr>
            <w:pStyle w:val="NoSpacing"/>
            <w:spacing w:line="276" w:lineRule="auto"/>
            <w:rPr>
              <w:rFonts w:ascii="Calibri" w:hAnsi="Calibri" w:cs="Calibri"/>
            </w:rPr>
          </w:pPr>
        </w:p>
        <w:sdt>
          <w:sdtPr>
            <w:rPr>
              <w:rFonts w:ascii="Calibri" w:hAnsi="Calibri" w:cs="Calibri"/>
            </w:rPr>
            <w:id w:val="-573587230"/>
            <w:bibliography/>
          </w:sdtPr>
          <w:sdtContent>
            <w:p w14:paraId="37E6ABCF" w14:textId="77777777" w:rsidR="00E85CC9" w:rsidRPr="00781AC2" w:rsidRDefault="0067355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  <w:sz w:val="24"/>
                  <w:szCs w:val="24"/>
                </w:rPr>
              </w:pPr>
              <w:r w:rsidRPr="00781AC2">
                <w:rPr>
                  <w:rFonts w:ascii="Calibri" w:hAnsi="Calibri" w:cs="Calibri"/>
                  <w:sz w:val="22"/>
                  <w:szCs w:val="22"/>
                </w:rPr>
                <w:fldChar w:fldCharType="begin"/>
              </w:r>
              <w:r w:rsidRPr="00781AC2">
                <w:rPr>
                  <w:rFonts w:ascii="Calibri" w:hAnsi="Calibri" w:cs="Calibri"/>
                  <w:sz w:val="22"/>
                  <w:szCs w:val="22"/>
                </w:rPr>
                <w:instrText xml:space="preserve"> BIBLIOGRAPHY </w:instrText>
              </w:r>
              <w:r w:rsidRPr="00781AC2">
                <w:rPr>
                  <w:rFonts w:ascii="Calibri" w:hAnsi="Calibri" w:cs="Calibri"/>
                  <w:sz w:val="22"/>
                  <w:szCs w:val="22"/>
                </w:rPr>
                <w:fldChar w:fldCharType="separate"/>
              </w:r>
              <w:r w:rsidR="00E85CC9" w:rsidRPr="00781AC2">
                <w:rPr>
                  <w:rFonts w:ascii="Calibri" w:hAnsi="Calibri" w:cs="Calibri"/>
                  <w:noProof/>
                </w:rPr>
                <w:t xml:space="preserve">Bleacher Report, Inc. (2021). </w:t>
              </w:r>
              <w:r w:rsidR="00E85CC9" w:rsidRPr="00781AC2">
                <w:rPr>
                  <w:rFonts w:ascii="Calibri" w:hAnsi="Calibri" w:cs="Calibri"/>
                  <w:i/>
                  <w:iCs/>
                  <w:noProof/>
                </w:rPr>
                <w:t>Advanced NBA Stats for Dummies: How to Understand the New Hoops Math</w:t>
              </w:r>
              <w:r w:rsidR="00E85CC9" w:rsidRPr="00781AC2">
                <w:rPr>
                  <w:rFonts w:ascii="Calibri" w:hAnsi="Calibri" w:cs="Calibri"/>
                  <w:noProof/>
                </w:rPr>
                <w:t>. Retrieved from bleacherreport.com: https://bleacherreport.com/articles/1813902-advanced-nba-stats-for-dummies-how-to-understand-the-new-hoops-math</w:t>
              </w:r>
            </w:p>
            <w:p w14:paraId="2759ED2E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ESPN. (2020-2021).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NBA Player Salaries 2020-2021</w:t>
              </w:r>
              <w:r w:rsidRPr="00781AC2">
                <w:rPr>
                  <w:rFonts w:ascii="Calibri" w:hAnsi="Calibri" w:cs="Calibri"/>
                  <w:noProof/>
                </w:rPr>
                <w:t>. Retrieved from ESPN.com: http://www.espn.com/nba/salaries</w:t>
              </w:r>
            </w:p>
            <w:p w14:paraId="3FECD467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HoopsHype. (2020-2021).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NBA Player Salaries</w:t>
              </w:r>
              <w:r w:rsidRPr="00781AC2">
                <w:rPr>
                  <w:rFonts w:ascii="Calibri" w:hAnsi="Calibri" w:cs="Calibri"/>
                  <w:noProof/>
                </w:rPr>
                <w:t>. Retrieved from hoopshype.com: https://hoopshype.com/salaries/players/</w:t>
              </w:r>
            </w:p>
            <w:p w14:paraId="7B9D5353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Jee, K. (2019, December 22).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How to Get NBA Data Using the nba_api Python Module (Beginner).</w:t>
              </w:r>
              <w:r w:rsidRPr="00781AC2">
                <w:rPr>
                  <w:rFonts w:ascii="Calibri" w:hAnsi="Calibri" w:cs="Calibri"/>
                  <w:noProof/>
                </w:rPr>
                <w:t xml:space="preserve"> Retrieved from Playing Numbers: https://www.playingnumbers.com/2019/12/how-to-get-nba-data-using-the-nba_api-python-module-beginner/</w:t>
              </w:r>
            </w:p>
            <w:p w14:paraId="5D92842C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NBA Media Ventures, LLC. (2021).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NBA Advanced Stats</w:t>
              </w:r>
              <w:r w:rsidRPr="00781AC2">
                <w:rPr>
                  <w:rFonts w:ascii="Calibri" w:hAnsi="Calibri" w:cs="Calibri"/>
                  <w:noProof/>
                </w:rPr>
                <w:t>. Retrieved from NBA.com: https://www.nba.com/stats/</w:t>
              </w:r>
            </w:p>
            <w:p w14:paraId="58E570E9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NBA Media Ventures, LLC. (2021).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NBA Advanced Stats - Glossary</w:t>
              </w:r>
              <w:r w:rsidRPr="00781AC2">
                <w:rPr>
                  <w:rFonts w:ascii="Calibri" w:hAnsi="Calibri" w:cs="Calibri"/>
                  <w:noProof/>
                </w:rPr>
                <w:t>. Retrieved from nba.com: https://www.nba.com/stats/help/glossary/</w:t>
              </w:r>
            </w:p>
            <w:p w14:paraId="75298E2E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Patel, S. (2020, August 19).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swar / nba_api.</w:t>
              </w:r>
              <w:r w:rsidRPr="00781AC2">
                <w:rPr>
                  <w:rFonts w:ascii="Calibri" w:hAnsi="Calibri" w:cs="Calibri"/>
                  <w:noProof/>
                </w:rPr>
                <w:t xml:space="preserve"> Retrieved from GitHub: https://github.com/swar/nba_api/blob/master/docs/table_of_contents.md</w:t>
              </w:r>
            </w:p>
            <w:p w14:paraId="56407E5C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SportRac. (2021).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Toronto Raptors 2020 Salary Cap</w:t>
              </w:r>
              <w:r w:rsidRPr="00781AC2">
                <w:rPr>
                  <w:rFonts w:ascii="Calibri" w:hAnsi="Calibri" w:cs="Calibri"/>
                  <w:noProof/>
                </w:rPr>
                <w:t>. Retrieved from spotrac.com: https://www.spotrac.com/nba/toronto-raptors/cap/</w:t>
              </w:r>
            </w:p>
            <w:p w14:paraId="033C6ECF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Sports Reference. (2020-2021).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2020-21 NBA Player Contracts</w:t>
              </w:r>
              <w:r w:rsidRPr="00781AC2">
                <w:rPr>
                  <w:rFonts w:ascii="Calibri" w:hAnsi="Calibri" w:cs="Calibri"/>
                  <w:noProof/>
                </w:rPr>
                <w:t>. Retrieved from Basketball Reference: https://www.basketball-reference.com/contracts/players.html</w:t>
              </w:r>
            </w:p>
            <w:p w14:paraId="4073B771" w14:textId="77777777" w:rsidR="00E85CC9" w:rsidRPr="00781AC2" w:rsidRDefault="00E85CC9" w:rsidP="00F52B3D">
              <w:pPr>
                <w:pStyle w:val="Bibliography"/>
                <w:ind w:left="720" w:hanging="720"/>
                <w:rPr>
                  <w:rFonts w:ascii="Calibri" w:hAnsi="Calibri" w:cs="Calibri"/>
                  <w:noProof/>
                </w:rPr>
              </w:pPr>
              <w:r w:rsidRPr="00781AC2">
                <w:rPr>
                  <w:rFonts w:ascii="Calibri" w:hAnsi="Calibri" w:cs="Calibri"/>
                  <w:noProof/>
                </w:rPr>
                <w:t xml:space="preserve">Sports Reference. (2020-2021). </w:t>
              </w:r>
              <w:r w:rsidRPr="00781AC2">
                <w:rPr>
                  <w:rFonts w:ascii="Calibri" w:hAnsi="Calibri" w:cs="Calibri"/>
                  <w:i/>
                  <w:iCs/>
                  <w:noProof/>
                </w:rPr>
                <w:t>Basketball Reference</w:t>
              </w:r>
              <w:r w:rsidRPr="00781AC2">
                <w:rPr>
                  <w:rFonts w:ascii="Calibri" w:hAnsi="Calibri" w:cs="Calibri"/>
                  <w:noProof/>
                </w:rPr>
                <w:t>. Retrieved from Basketball Reference: https://www.basketball-reference.com/</w:t>
              </w:r>
            </w:p>
            <w:p w14:paraId="41322DA7" w14:textId="77777777" w:rsidR="002C10FE" w:rsidRPr="00781AC2" w:rsidRDefault="00673559" w:rsidP="00F52B3D">
              <w:pPr>
                <w:rPr>
                  <w:rFonts w:ascii="Calibri" w:hAnsi="Calibri" w:cs="Calibri"/>
                  <w:b/>
                  <w:bCs/>
                  <w:noProof/>
                  <w:sz w:val="22"/>
                  <w:szCs w:val="22"/>
                </w:rPr>
              </w:pPr>
              <w:r w:rsidRPr="00781AC2">
                <w:rPr>
                  <w:rFonts w:ascii="Calibri" w:hAnsi="Calibri" w:cs="Calibri"/>
                  <w:b/>
                  <w:bCs/>
                  <w:noProof/>
                  <w:sz w:val="22"/>
                  <w:szCs w:val="22"/>
                </w:rPr>
                <w:fldChar w:fldCharType="end"/>
              </w:r>
            </w:p>
            <w:p w14:paraId="0B23FF64" w14:textId="14273613" w:rsidR="00E85CC9" w:rsidRPr="009030BB" w:rsidRDefault="002C10FE" w:rsidP="00F52B3D">
              <w:pPr>
                <w:rPr>
                  <w:rFonts w:ascii="Calibri" w:hAnsi="Calibri" w:cs="Calibri"/>
                  <w:color w:val="FFFFFF" w:themeColor="background1"/>
                  <w:spacing w:val="15"/>
                  <w:sz w:val="22"/>
                  <w:szCs w:val="22"/>
                </w:rPr>
              </w:pPr>
              <w:r w:rsidRPr="00781AC2">
                <w:rPr>
                  <w:rFonts w:ascii="Calibri" w:hAnsi="Calibri" w:cs="Calibri"/>
                  <w:b/>
                  <w:bCs/>
                  <w:noProof/>
                  <w:sz w:val="22"/>
                  <w:szCs w:val="22"/>
                </w:rPr>
                <w:br w:type="page"/>
              </w:r>
            </w:p>
          </w:sdtContent>
        </w:sdt>
      </w:sdtContent>
    </w:sdt>
    <w:p w14:paraId="24EE0CAC" w14:textId="5B68E8FE" w:rsidR="00E85CC9" w:rsidRPr="00781AC2" w:rsidRDefault="00E85CC9" w:rsidP="00F52B3D">
      <w:pPr>
        <w:spacing w:after="0"/>
        <w:jc w:val="center"/>
        <w:rPr>
          <w:rFonts w:ascii="Calibri" w:hAnsi="Calibri" w:cs="Calibri"/>
        </w:rPr>
      </w:pPr>
    </w:p>
    <w:p w14:paraId="137BD71C" w14:textId="24D7C6D6" w:rsidR="00E85CC9" w:rsidRPr="00781AC2" w:rsidRDefault="00E85CC9" w:rsidP="00F52B3D">
      <w:pPr>
        <w:pStyle w:val="Heading1"/>
        <w:spacing w:before="0"/>
        <w:jc w:val="center"/>
        <w:rPr>
          <w:rFonts w:ascii="Calibri" w:hAnsi="Calibri" w:cs="Calibri"/>
        </w:rPr>
      </w:pPr>
      <w:bookmarkStart w:id="27" w:name="_Toc68726182"/>
      <w:r w:rsidRPr="00781AC2">
        <w:rPr>
          <w:rFonts w:ascii="Calibri" w:hAnsi="Calibri" w:cs="Calibri"/>
        </w:rPr>
        <w:t>APPENDIX A: Project Planning</w:t>
      </w:r>
      <w:bookmarkEnd w:id="27"/>
    </w:p>
    <w:p w14:paraId="10F80D50" w14:textId="77777777" w:rsidR="00E85CC9" w:rsidRPr="00781AC2" w:rsidRDefault="00E85CC9" w:rsidP="00F52B3D">
      <w:pPr>
        <w:spacing w:after="0"/>
        <w:jc w:val="center"/>
        <w:rPr>
          <w:rFonts w:ascii="Calibri" w:hAnsi="Calibri" w:cs="Calibri"/>
          <w:color w:val="000000"/>
        </w:rPr>
      </w:pPr>
    </w:p>
    <w:p w14:paraId="17237C20" w14:textId="77777777" w:rsidR="00E85CC9" w:rsidRPr="00781AC2" w:rsidRDefault="00E85CC9" w:rsidP="00F52B3D">
      <w:pPr>
        <w:spacing w:after="0"/>
        <w:rPr>
          <w:rFonts w:ascii="Calibri" w:hAnsi="Calibri" w:cs="Calibri"/>
          <w:sz w:val="22"/>
          <w:szCs w:val="22"/>
        </w:rPr>
      </w:pPr>
      <w:r w:rsidRPr="00781AC2">
        <w:rPr>
          <w:rFonts w:ascii="Calibri" w:hAnsi="Calibri" w:cs="Calibri"/>
          <w:sz w:val="22"/>
          <w:szCs w:val="22"/>
        </w:rPr>
        <w:t>The overall implementation will be in 5 phases with a deliverable provided at the end of each phase. Completion of the final report is targeted for Apr 15</w:t>
      </w:r>
      <w:r w:rsidRPr="00781AC2">
        <w:rPr>
          <w:rFonts w:ascii="Calibri" w:hAnsi="Calibri" w:cs="Calibri"/>
          <w:sz w:val="22"/>
          <w:szCs w:val="22"/>
          <w:vertAlign w:val="superscript"/>
        </w:rPr>
        <w:t>th</w:t>
      </w:r>
      <w:r w:rsidRPr="00781AC2">
        <w:rPr>
          <w:rFonts w:ascii="Calibri" w:hAnsi="Calibri" w:cs="Calibri"/>
          <w:sz w:val="22"/>
          <w:szCs w:val="22"/>
        </w:rPr>
        <w:t xml:space="preserve"> along with a presentation to summarizing the recommendations outlined in the report.</w:t>
      </w:r>
    </w:p>
    <w:p w14:paraId="475D84BB" w14:textId="77777777" w:rsidR="00E85CC9" w:rsidRPr="00781AC2" w:rsidRDefault="00E85CC9" w:rsidP="00F52B3D">
      <w:pPr>
        <w:spacing w:after="0"/>
        <w:jc w:val="center"/>
        <w:rPr>
          <w:rFonts w:ascii="Calibri" w:hAnsi="Calibri" w:cs="Calibri"/>
        </w:rPr>
      </w:pPr>
    </w:p>
    <w:p w14:paraId="69B9E11C" w14:textId="1DA02580" w:rsidR="00E85CC9" w:rsidRPr="00781AC2" w:rsidRDefault="00E85CC9" w:rsidP="00F52B3D">
      <w:pPr>
        <w:spacing w:after="0"/>
        <w:jc w:val="center"/>
        <w:rPr>
          <w:rFonts w:ascii="Calibri" w:hAnsi="Calibri" w:cs="Calibri"/>
        </w:rPr>
      </w:pPr>
      <w:r w:rsidRPr="00781AC2">
        <w:rPr>
          <w:rFonts w:ascii="Calibri" w:hAnsi="Calibri" w:cs="Calibri"/>
        </w:rPr>
        <w:t>High</w:t>
      </w:r>
      <w:r w:rsidR="00C23634">
        <w:rPr>
          <w:rFonts w:ascii="Calibri" w:hAnsi="Calibri" w:cs="Calibri"/>
        </w:rPr>
        <w:t>-l</w:t>
      </w:r>
      <w:r w:rsidRPr="00781AC2">
        <w:rPr>
          <w:rFonts w:ascii="Calibri" w:hAnsi="Calibri" w:cs="Calibri"/>
        </w:rPr>
        <w:t>evel Milestones: Summary of important deliverable dates</w:t>
      </w:r>
    </w:p>
    <w:p w14:paraId="1AFDCD96" w14:textId="77777777" w:rsidR="00E85CC9" w:rsidRPr="00781AC2" w:rsidRDefault="00E85CC9" w:rsidP="00F52B3D">
      <w:pPr>
        <w:spacing w:after="0"/>
        <w:jc w:val="center"/>
        <w:rPr>
          <w:rFonts w:ascii="Calibri" w:hAnsi="Calibri" w:cs="Calibri"/>
        </w:rPr>
      </w:pPr>
      <w:r w:rsidRPr="00781AC2">
        <w:rPr>
          <w:rFonts w:ascii="Calibri" w:hAnsi="Calibri" w:cs="Calibri"/>
          <w:noProof/>
        </w:rPr>
        <w:drawing>
          <wp:inline distT="0" distB="0" distL="0" distR="0" wp14:anchorId="09D6CB4E" wp14:editId="104231F3">
            <wp:extent cx="5401429" cy="147658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01F9" w14:textId="77777777" w:rsidR="003113AA" w:rsidRPr="00781AC2" w:rsidRDefault="003113AA" w:rsidP="00F52B3D">
      <w:pPr>
        <w:spacing w:after="0"/>
        <w:jc w:val="center"/>
        <w:rPr>
          <w:rFonts w:ascii="Calibri" w:hAnsi="Calibri" w:cs="Calibri"/>
        </w:rPr>
      </w:pPr>
    </w:p>
    <w:p w14:paraId="3382D290" w14:textId="22E8B09B" w:rsidR="00E85CC9" w:rsidRPr="00781AC2" w:rsidRDefault="00E85CC9" w:rsidP="00F52B3D">
      <w:pPr>
        <w:spacing w:after="0"/>
        <w:jc w:val="center"/>
        <w:rPr>
          <w:rFonts w:ascii="Calibri" w:hAnsi="Calibri" w:cs="Calibri"/>
        </w:rPr>
      </w:pPr>
      <w:r w:rsidRPr="00781AC2">
        <w:rPr>
          <w:rFonts w:ascii="Calibri" w:hAnsi="Calibri" w:cs="Calibri"/>
        </w:rPr>
        <w:t>Detailed Project Plan: Detailed project schedule</w:t>
      </w:r>
    </w:p>
    <w:p w14:paraId="4398F0A8" w14:textId="77777777" w:rsidR="00E85CC9" w:rsidRPr="006448BE" w:rsidRDefault="00E85CC9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682FD1C" wp14:editId="7A350019">
            <wp:extent cx="6460243" cy="306033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6291" cy="30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E2F6" w14:textId="77777777" w:rsidR="00E85CC9" w:rsidRPr="006448BE" w:rsidRDefault="00E85CC9" w:rsidP="00F52B3D">
      <w:pPr>
        <w:rPr>
          <w:rFonts w:ascii="Calibri" w:hAnsi="Calibri" w:cs="Calibri"/>
          <w:caps/>
          <w:color w:val="FFFFFF" w:themeColor="background1"/>
          <w:spacing w:val="15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br w:type="page"/>
      </w:r>
    </w:p>
    <w:p w14:paraId="4105CBF6" w14:textId="5B493888" w:rsidR="00E85CC9" w:rsidRPr="006448BE" w:rsidRDefault="00E85CC9" w:rsidP="00F52B3D">
      <w:pPr>
        <w:pStyle w:val="Heading1"/>
        <w:spacing w:before="0"/>
        <w:jc w:val="center"/>
        <w:rPr>
          <w:rFonts w:ascii="Calibri" w:hAnsi="Calibri" w:cs="Calibri"/>
        </w:rPr>
      </w:pPr>
      <w:bookmarkStart w:id="28" w:name="_Toc68726183"/>
      <w:r w:rsidRPr="006448BE">
        <w:rPr>
          <w:rFonts w:ascii="Calibri" w:hAnsi="Calibri" w:cs="Calibri"/>
        </w:rPr>
        <w:lastRenderedPageBreak/>
        <w:t xml:space="preserve">APPENDIX B: Implementation </w:t>
      </w:r>
      <w:r w:rsidR="00321CA8">
        <w:rPr>
          <w:rFonts w:ascii="Calibri" w:hAnsi="Calibri" w:cs="Calibri"/>
        </w:rPr>
        <w:t>Tools</w:t>
      </w:r>
      <w:bookmarkEnd w:id="28"/>
    </w:p>
    <w:p w14:paraId="76658A22" w14:textId="77777777" w:rsidR="00E85CC9" w:rsidRPr="006448BE" w:rsidRDefault="00E85CC9" w:rsidP="00F52B3D">
      <w:pPr>
        <w:spacing w:after="0"/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>The tools used:</w:t>
      </w:r>
    </w:p>
    <w:p w14:paraId="3071439F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>Visual studio code as an Integrated Development Environment</w:t>
      </w:r>
    </w:p>
    <w:p w14:paraId="043BFB9D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>Python as the programming language</w:t>
      </w:r>
    </w:p>
    <w:p w14:paraId="0C306924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proofErr w:type="spellStart"/>
      <w:r w:rsidRPr="006448BE">
        <w:rPr>
          <w:rFonts w:ascii="Calibri" w:hAnsi="Calibri" w:cs="Calibri"/>
          <w:sz w:val="22"/>
          <w:szCs w:val="22"/>
        </w:rPr>
        <w:t>Jupyter</w:t>
      </w:r>
      <w:proofErr w:type="spellEnd"/>
      <w:r w:rsidRPr="006448BE">
        <w:rPr>
          <w:rFonts w:ascii="Calibri" w:hAnsi="Calibri" w:cs="Calibri"/>
          <w:sz w:val="22"/>
          <w:szCs w:val="22"/>
        </w:rPr>
        <w:t xml:space="preserve"> notebook</w:t>
      </w:r>
    </w:p>
    <w:p w14:paraId="383E38E9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>Microsoft Access, Microsoft Excel, and csv as file formats for scraping data.</w:t>
      </w:r>
    </w:p>
    <w:p w14:paraId="461A0A47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 xml:space="preserve">Git as a collaboration repository: </w:t>
      </w:r>
      <w:hyperlink r:id="rId24" w:history="1">
        <w:r w:rsidRPr="006448BE">
          <w:rPr>
            <w:rStyle w:val="Hyperlink"/>
            <w:rFonts w:ascii="Calibri" w:hAnsi="Calibri" w:cs="Calibri"/>
            <w:sz w:val="22"/>
            <w:szCs w:val="22"/>
          </w:rPr>
          <w:t>https://github.com/bhavikapatil/Capstone</w:t>
        </w:r>
      </w:hyperlink>
      <w:r w:rsidRPr="006448BE">
        <w:rPr>
          <w:rFonts w:ascii="Calibri" w:hAnsi="Calibri" w:cs="Calibri"/>
          <w:sz w:val="22"/>
          <w:szCs w:val="22"/>
        </w:rPr>
        <w:t xml:space="preserve"> (currently, a private repository)</w:t>
      </w:r>
    </w:p>
    <w:p w14:paraId="70091224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 xml:space="preserve">Google drive for large files (Private </w:t>
      </w:r>
      <w:proofErr w:type="spellStart"/>
      <w:r w:rsidRPr="006448BE">
        <w:rPr>
          <w:rFonts w:ascii="Calibri" w:hAnsi="Calibri" w:cs="Calibri"/>
          <w:sz w:val="22"/>
          <w:szCs w:val="22"/>
        </w:rPr>
        <w:t>Github</w:t>
      </w:r>
      <w:proofErr w:type="spellEnd"/>
      <w:r w:rsidRPr="006448BE">
        <w:rPr>
          <w:rFonts w:ascii="Calibri" w:hAnsi="Calibri" w:cs="Calibri"/>
          <w:sz w:val="22"/>
          <w:szCs w:val="22"/>
        </w:rPr>
        <w:t xml:space="preserve"> doesn’t support files larger than 100 MB)</w:t>
      </w:r>
    </w:p>
    <w:p w14:paraId="2709F2CE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>GitHub desktop for a Git client</w:t>
      </w:r>
    </w:p>
    <w:p w14:paraId="43B488E6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>Microsoft Office as reporting tools</w:t>
      </w:r>
    </w:p>
    <w:p w14:paraId="7FF4C501" w14:textId="77777777" w:rsidR="00E85CC9" w:rsidRPr="006448BE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>Tableau desktop for data visualization</w:t>
      </w:r>
    </w:p>
    <w:p w14:paraId="62BF2F30" w14:textId="61F4B6F6" w:rsidR="00E85CC9" w:rsidRDefault="00E85CC9" w:rsidP="00F52B3D">
      <w:pPr>
        <w:pStyle w:val="ListParagraph"/>
        <w:numPr>
          <w:ilvl w:val="0"/>
          <w:numId w:val="14"/>
        </w:numPr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>Microsoft Visio</w:t>
      </w:r>
    </w:p>
    <w:p w14:paraId="29462B8C" w14:textId="77777777" w:rsidR="00966385" w:rsidRDefault="00966385" w:rsidP="00F52B3D">
      <w:pPr>
        <w:rPr>
          <w:rFonts w:ascii="Calibri" w:hAnsi="Calibri" w:cs="Calibri"/>
          <w:sz w:val="22"/>
          <w:szCs w:val="22"/>
        </w:rPr>
        <w:sectPr w:rsidR="00966385" w:rsidSect="00F623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1BE41F" w14:textId="4BB992EB" w:rsidR="00966385" w:rsidRPr="00966385" w:rsidRDefault="00966385" w:rsidP="00F52B3D">
      <w:pPr>
        <w:rPr>
          <w:rFonts w:ascii="Calibri" w:hAnsi="Calibri" w:cs="Calibri"/>
          <w:sz w:val="22"/>
          <w:szCs w:val="22"/>
        </w:rPr>
      </w:pPr>
    </w:p>
    <w:p w14:paraId="662F381C" w14:textId="70D57ECC" w:rsidR="00605C0D" w:rsidRPr="006448BE" w:rsidRDefault="00605C0D" w:rsidP="00F52B3D">
      <w:pPr>
        <w:pStyle w:val="Heading1"/>
        <w:spacing w:before="0"/>
        <w:jc w:val="center"/>
        <w:rPr>
          <w:rFonts w:ascii="Calibri" w:hAnsi="Calibri" w:cs="Calibri"/>
          <w:lang w:val="fr-FR"/>
        </w:rPr>
      </w:pPr>
      <w:bookmarkStart w:id="29" w:name="_Toc68726184"/>
      <w:r w:rsidRPr="006448BE">
        <w:rPr>
          <w:rFonts w:ascii="Calibri" w:hAnsi="Calibri" w:cs="Calibri"/>
          <w:lang w:val="fr-FR"/>
        </w:rPr>
        <w:t xml:space="preserve">APPENDIX </w:t>
      </w:r>
      <w:proofErr w:type="gramStart"/>
      <w:r w:rsidRPr="006448BE">
        <w:rPr>
          <w:rFonts w:ascii="Calibri" w:hAnsi="Calibri" w:cs="Calibri"/>
          <w:lang w:val="fr-FR"/>
        </w:rPr>
        <w:t>C:</w:t>
      </w:r>
      <w:proofErr w:type="gramEnd"/>
      <w:r w:rsidRPr="006448BE">
        <w:rPr>
          <w:rFonts w:ascii="Calibri" w:hAnsi="Calibri" w:cs="Calibri"/>
          <w:lang w:val="fr-FR"/>
        </w:rPr>
        <w:t xml:space="preserve"> Correlation </w:t>
      </w:r>
      <w:r w:rsidR="00321CA8">
        <w:rPr>
          <w:rFonts w:ascii="Calibri" w:hAnsi="Calibri" w:cs="Calibri"/>
          <w:lang w:val="fr-FR"/>
        </w:rPr>
        <w:t>M</w:t>
      </w:r>
      <w:r w:rsidRPr="006448BE">
        <w:rPr>
          <w:rFonts w:ascii="Calibri" w:hAnsi="Calibri" w:cs="Calibri"/>
          <w:lang w:val="fr-FR"/>
        </w:rPr>
        <w:t>atrix</w:t>
      </w:r>
      <w:bookmarkEnd w:id="29"/>
    </w:p>
    <w:p w14:paraId="19D99FF4" w14:textId="069D1B7F" w:rsidR="00396390" w:rsidRPr="006448BE" w:rsidRDefault="00605C0D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t xml:space="preserve">Initial Correlation Matrix </w:t>
      </w:r>
      <w:r w:rsidR="00396390" w:rsidRPr="006448BE">
        <w:rPr>
          <w:rFonts w:ascii="Calibri" w:hAnsi="Calibri" w:cs="Calibri"/>
          <w:sz w:val="22"/>
          <w:szCs w:val="22"/>
        </w:rPr>
        <w:t>for Toronto Raptors (Regular Seasons 2004 to 2020)</w:t>
      </w:r>
      <w:r w:rsidRPr="006448BE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FD0447E" wp14:editId="53E073CF">
            <wp:extent cx="5937250" cy="4826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F470" w14:textId="77777777" w:rsidR="00966385" w:rsidRDefault="00966385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</w:p>
    <w:p w14:paraId="70DE467C" w14:textId="77777777" w:rsidR="00966385" w:rsidRDefault="00966385" w:rsidP="00F52B3D">
      <w:pPr>
        <w:spacing w:after="0"/>
        <w:jc w:val="center"/>
        <w:rPr>
          <w:rFonts w:ascii="Calibri" w:hAnsi="Calibri" w:cs="Calibri"/>
          <w:sz w:val="22"/>
          <w:szCs w:val="22"/>
        </w:rPr>
        <w:sectPr w:rsidR="00966385" w:rsidSect="00F623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338065E" w14:textId="1EBDC293" w:rsidR="00605C0D" w:rsidRPr="006448BE" w:rsidRDefault="00396390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sz w:val="22"/>
          <w:szCs w:val="22"/>
        </w:rPr>
        <w:lastRenderedPageBreak/>
        <w:t>Final Correlation Matrix for Toronto Raptors (Regular Seasons 2004 to 2020) after removal of features with values &gt; 0.85</w:t>
      </w:r>
    </w:p>
    <w:p w14:paraId="57590A21" w14:textId="77777777" w:rsidR="00605C0D" w:rsidRPr="006448BE" w:rsidRDefault="00605C0D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  <w:r w:rsidRPr="006448BE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4C7A476" wp14:editId="59FD4205">
            <wp:extent cx="5937250" cy="4578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8DDC" w14:textId="5FD42D56" w:rsidR="00605C0D" w:rsidRPr="006448BE" w:rsidRDefault="00605C0D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</w:p>
    <w:p w14:paraId="397F4131" w14:textId="77777777" w:rsidR="00966385" w:rsidRDefault="00966385" w:rsidP="00F52B3D">
      <w:pPr>
        <w:spacing w:after="0"/>
        <w:jc w:val="center"/>
        <w:rPr>
          <w:rFonts w:ascii="Calibri" w:hAnsi="Calibri" w:cs="Calibri"/>
          <w:sz w:val="22"/>
          <w:szCs w:val="22"/>
        </w:rPr>
        <w:sectPr w:rsidR="00966385" w:rsidSect="00F623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9DC13AE" w14:textId="7BE5C9E5" w:rsidR="003F3171" w:rsidRPr="006448BE" w:rsidRDefault="003F3171" w:rsidP="00F52B3D">
      <w:pPr>
        <w:spacing w:after="0"/>
        <w:jc w:val="center"/>
        <w:rPr>
          <w:rFonts w:ascii="Calibri" w:hAnsi="Calibri" w:cs="Calibri"/>
          <w:sz w:val="22"/>
          <w:szCs w:val="22"/>
        </w:rPr>
      </w:pPr>
    </w:p>
    <w:p w14:paraId="1E7F0B86" w14:textId="02F1ADA2" w:rsidR="003F3171" w:rsidRPr="006448BE" w:rsidRDefault="00E15D96" w:rsidP="00F52B3D">
      <w:pPr>
        <w:pStyle w:val="Heading1"/>
        <w:jc w:val="center"/>
        <w:rPr>
          <w:rFonts w:ascii="Calibri" w:hAnsi="Calibri" w:cs="Calibri"/>
        </w:rPr>
      </w:pPr>
      <w:bookmarkStart w:id="30" w:name="_Toc68726185"/>
      <w:r>
        <w:rPr>
          <w:rFonts w:ascii="Calibri" w:hAnsi="Calibri" w:cs="Calibri"/>
        </w:rPr>
        <w:t>APPENDIX</w:t>
      </w:r>
      <w:r w:rsidR="003F3171" w:rsidRPr="006448BE">
        <w:rPr>
          <w:rFonts w:ascii="Calibri" w:hAnsi="Calibri" w:cs="Calibri"/>
        </w:rPr>
        <w:t xml:space="preserve"> D: Feature Importance</w:t>
      </w:r>
      <w:bookmarkEnd w:id="30"/>
    </w:p>
    <w:p w14:paraId="0AE9DD0A" w14:textId="77777777" w:rsidR="003F3171" w:rsidRPr="00781AC2" w:rsidRDefault="003F3171" w:rsidP="00F52B3D">
      <w:pPr>
        <w:spacing w:after="0"/>
        <w:jc w:val="center"/>
        <w:rPr>
          <w:rFonts w:ascii="Calibri" w:hAnsi="Calibri" w:cs="Calibri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9"/>
        <w:gridCol w:w="1698"/>
        <w:gridCol w:w="1079"/>
        <w:gridCol w:w="1698"/>
        <w:gridCol w:w="1079"/>
        <w:gridCol w:w="1698"/>
      </w:tblGrid>
      <w:tr w:rsidR="003F3171" w:rsidRPr="00781AC2" w14:paraId="60C6A619" w14:textId="77777777" w:rsidTr="00952677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48D1757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Logistic Regression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26933B5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Decision Tree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7958DA9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Random Forest</w:t>
            </w:r>
          </w:p>
        </w:tc>
      </w:tr>
      <w:tr w:rsidR="003F3171" w:rsidRPr="00781AC2" w14:paraId="223B74CD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3FDF05C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Feature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69EE081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Feature Importance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6BBA831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Feature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6D4531B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Feature Importance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1292656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Feature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0000"/>
            <w:vAlign w:val="center"/>
            <w:hideMark/>
          </w:tcPr>
          <w:p w14:paraId="1548BB05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</w:pPr>
            <w:r w:rsidRPr="00781AC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ja-JP"/>
              </w:rPr>
              <w:t>Feature Importance</w:t>
            </w:r>
          </w:p>
        </w:tc>
      </w:tr>
      <w:tr w:rsidR="003F3171" w:rsidRPr="00781AC2" w14:paraId="10C43A91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CA8F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EB43C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12.1%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932127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PLUS_MINUS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B8712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28.6%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99654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PLUS_MINUS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8F7B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29.7%</w:t>
            </w:r>
          </w:p>
        </w:tc>
      </w:tr>
      <w:tr w:rsidR="003F3171" w:rsidRPr="00781AC2" w14:paraId="043A6821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0795A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TD3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0524B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10.6%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5EAD1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241E8D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14.4%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5127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13F6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15.5%</w:t>
            </w:r>
          </w:p>
        </w:tc>
      </w:tr>
      <w:tr w:rsidR="003F3171" w:rsidRPr="00781AC2" w14:paraId="1F4AE262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B96A5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0855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8.9%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77FAE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E12E6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13.4%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BE385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84B61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15.0%</w:t>
            </w:r>
          </w:p>
        </w:tc>
      </w:tr>
      <w:tr w:rsidR="003F3171" w:rsidRPr="00781AC2" w14:paraId="4B07CA3D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DB826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FT_PCT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2650C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6.8%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F4E3D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D48B63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11.0%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4333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DFEE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10.4%</w:t>
            </w:r>
          </w:p>
        </w:tc>
      </w:tr>
      <w:tr w:rsidR="003F3171" w:rsidRPr="00781AC2" w14:paraId="3A354C3C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E6717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B738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6.6%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AC4D6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DREB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21AD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CB3AC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35BA35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6.5%</w:t>
            </w:r>
          </w:p>
        </w:tc>
      </w:tr>
      <w:tr w:rsidR="003F3171" w:rsidRPr="00781AC2" w14:paraId="06908CE2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BA707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DREB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7A4B5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6.0%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A84F73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FCAD5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92D625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2E26B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6.0%</w:t>
            </w:r>
          </w:p>
        </w:tc>
      </w:tr>
      <w:tr w:rsidR="003F3171" w:rsidRPr="00781AC2" w14:paraId="77CEBC87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96F5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STL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2955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6.0%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17C79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51441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AE552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05FD2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3.5%</w:t>
            </w:r>
          </w:p>
        </w:tc>
      </w:tr>
      <w:tr w:rsidR="003F3171" w:rsidRPr="00781AC2" w14:paraId="67508125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379A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BLK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00051D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5.5%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D121D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AST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0D36E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2.7%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006CD2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5BAED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3.4%</w:t>
            </w:r>
          </w:p>
        </w:tc>
      </w:tr>
      <w:tr w:rsidR="003F3171" w:rsidRPr="00781AC2" w14:paraId="219844D5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774402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AST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78B2D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5.4%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7242E4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7CFBAC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2.3%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CFBCF7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913483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3.1%</w:t>
            </w:r>
          </w:p>
        </w:tc>
      </w:tr>
      <w:tr w:rsidR="003F3171" w:rsidRPr="00781AC2" w14:paraId="5F2627BA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55E8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PLUS_MINUS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58D90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4.6%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8BD0C4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4D183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2.1%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764E0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DREB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9D432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1.7%</w:t>
            </w:r>
          </w:p>
        </w:tc>
      </w:tr>
      <w:tr w:rsidR="003F3171" w:rsidRPr="00781AC2" w14:paraId="758A1B85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CEEE6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9BB09D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4.3%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36BC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PFD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A64C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58AB3C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BLKA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AE1C8D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1.5%</w:t>
            </w:r>
          </w:p>
        </w:tc>
      </w:tr>
      <w:tr w:rsidR="003F3171" w:rsidRPr="00781AC2" w14:paraId="10E54B90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4EB66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B8554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4.0%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C3FB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OREB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413F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4D9F3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AST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E24105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0.9%</w:t>
            </w:r>
          </w:p>
        </w:tc>
      </w:tr>
      <w:tr w:rsidR="003F3171" w:rsidRPr="00781AC2" w14:paraId="02B0F6BD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90989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OREB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3BE647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FDF574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STL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BE3DC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55D97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349B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0.7%</w:t>
            </w:r>
          </w:p>
        </w:tc>
      </w:tr>
      <w:tr w:rsidR="003F3171" w:rsidRPr="00781AC2" w14:paraId="33C0684A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F655C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PFD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447D3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84AF5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47D9A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7599D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BLK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C5D9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0.6%</w:t>
            </w:r>
          </w:p>
        </w:tc>
      </w:tr>
      <w:tr w:rsidR="003F3171" w:rsidRPr="00781AC2" w14:paraId="00E5F857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6DBC5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DE5CAC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3.1%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96060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7228A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8FC23A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TOV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B0044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0.5%</w:t>
            </w:r>
          </w:p>
        </w:tc>
      </w:tr>
      <w:tr w:rsidR="003F3171" w:rsidRPr="00781AC2" w14:paraId="6DC616E2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4C79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19EF95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2.7%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08F28C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TOV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4DA4B3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B43792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C4E65C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0.3%</w:t>
            </w:r>
          </w:p>
        </w:tc>
      </w:tr>
      <w:tr w:rsidR="003F3171" w:rsidRPr="00781AC2" w14:paraId="3C24A5C9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68D68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DD2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FB181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2.1%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9024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FT_PCT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392D4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1.3%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8B656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PFD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BCC02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0.2%</w:t>
            </w:r>
          </w:p>
        </w:tc>
      </w:tr>
      <w:tr w:rsidR="003F3171" w:rsidRPr="00781AC2" w14:paraId="104E56DB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8E60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DD53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1.5%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87E3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BLKA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DDB28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7D77D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OREB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2B174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0.2%</w:t>
            </w:r>
          </w:p>
        </w:tc>
      </w:tr>
      <w:tr w:rsidR="003F3171" w:rsidRPr="00781AC2" w14:paraId="752FF970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6CD6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1B019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2D68D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BLK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C4EC2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1.2%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640F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FT_PCT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F7316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0.2%</w:t>
            </w:r>
          </w:p>
        </w:tc>
      </w:tr>
      <w:tr w:rsidR="003F3171" w:rsidRPr="00781AC2" w14:paraId="441FF37B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812B8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TOV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6FE55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0.9%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BDE16B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FG3M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7DA328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0.8%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E914D7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TD3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D157BE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0.0%</w:t>
            </w:r>
          </w:p>
        </w:tc>
      </w:tr>
      <w:tr w:rsidR="003F3171" w:rsidRPr="00781AC2" w14:paraId="0DA046DD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CC9F43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BLKA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67E31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0.6%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24081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DD2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883D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0.1%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C7F087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STL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63682C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0.0%</w:t>
            </w:r>
          </w:p>
        </w:tc>
      </w:tr>
      <w:tr w:rsidR="003F3171" w:rsidRPr="00781AC2" w14:paraId="1FE28D9A" w14:textId="77777777" w:rsidTr="00952677">
        <w:trPr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CB4EE5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PF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E9364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8921E6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TD3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E61B5F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B4C270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DD2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940722" w14:textId="77777777" w:rsidR="003F3171" w:rsidRPr="00781AC2" w:rsidRDefault="003F3171" w:rsidP="00F52B3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ja-JP"/>
              </w:rPr>
            </w:pPr>
            <w:r w:rsidRPr="00781AC2">
              <w:rPr>
                <w:rFonts w:ascii="Calibri" w:hAnsi="Calibri" w:cs="Calibri"/>
                <w:sz w:val="16"/>
                <w:szCs w:val="16"/>
              </w:rPr>
              <w:t>0.0%</w:t>
            </w:r>
          </w:p>
        </w:tc>
      </w:tr>
    </w:tbl>
    <w:p w14:paraId="09CD27DD" w14:textId="77777777" w:rsidR="003F3171" w:rsidRPr="00781AC2" w:rsidRDefault="003F3171" w:rsidP="00F52B3D">
      <w:pPr>
        <w:spacing w:after="0"/>
        <w:jc w:val="center"/>
        <w:rPr>
          <w:rFonts w:ascii="Calibri" w:hAnsi="Calibri" w:cs="Calibri"/>
        </w:rPr>
      </w:pPr>
    </w:p>
    <w:sectPr w:rsidR="003F3171" w:rsidRPr="00781AC2" w:rsidSect="00F62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9F9D71" w14:textId="77777777" w:rsidR="001E4CED" w:rsidRDefault="001E4CED" w:rsidP="00666866">
      <w:pPr>
        <w:spacing w:after="0" w:line="240" w:lineRule="auto"/>
      </w:pPr>
      <w:r>
        <w:separator/>
      </w:r>
    </w:p>
  </w:endnote>
  <w:endnote w:type="continuationSeparator" w:id="0">
    <w:p w14:paraId="1AF86E0C" w14:textId="77777777" w:rsidR="001E4CED" w:rsidRDefault="001E4CED" w:rsidP="00666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12B7" w14:textId="2D92F707" w:rsidR="00356317" w:rsidRPr="009007EA" w:rsidRDefault="00356317">
    <w:pPr>
      <w:pStyle w:val="Footer"/>
      <w:rPr>
        <w:rFonts w:ascii="Arial" w:hAnsi="Arial" w:cs="Arial"/>
      </w:rPr>
    </w:pPr>
    <w:r w:rsidRPr="009007EA">
      <w:rPr>
        <w:rFonts w:ascii="Arial" w:hAnsi="Arial" w:cs="Arial"/>
      </w:rPr>
      <w:t xml:space="preserve">Project Raptors Rebound - Team </w:t>
    </w:r>
    <w:r>
      <w:rPr>
        <w:rFonts w:ascii="Arial" w:hAnsi="Arial" w:cs="Arial"/>
      </w:rPr>
      <w:t>Final</w:t>
    </w:r>
    <w:r w:rsidRPr="009007EA">
      <w:rPr>
        <w:rFonts w:ascii="Arial" w:hAnsi="Arial" w:cs="Arial"/>
      </w:rPr>
      <w:t xml:space="preserve"> Report</w:t>
    </w:r>
    <w:r w:rsidRPr="009007EA">
      <w:rPr>
        <w:rFonts w:ascii="Arial" w:hAnsi="Arial" w:cs="Arial"/>
      </w:rPr>
      <w:tab/>
    </w:r>
    <w:r w:rsidRPr="009007EA">
      <w:rPr>
        <w:rFonts w:ascii="Arial" w:hAnsi="Arial" w:cs="Arial"/>
      </w:rPr>
      <w:tab/>
      <w:t xml:space="preserve">Page | </w:t>
    </w:r>
    <w:r w:rsidRPr="009007EA">
      <w:rPr>
        <w:rFonts w:ascii="Arial" w:hAnsi="Arial" w:cs="Arial"/>
      </w:rPr>
      <w:fldChar w:fldCharType="begin"/>
    </w:r>
    <w:r w:rsidRPr="009007EA">
      <w:rPr>
        <w:rFonts w:ascii="Arial" w:hAnsi="Arial" w:cs="Arial"/>
      </w:rPr>
      <w:instrText xml:space="preserve"> PAGE   \* MERGEFORMAT </w:instrText>
    </w:r>
    <w:r w:rsidRPr="009007EA">
      <w:rPr>
        <w:rFonts w:ascii="Arial" w:hAnsi="Arial" w:cs="Arial"/>
      </w:rPr>
      <w:fldChar w:fldCharType="separate"/>
    </w:r>
    <w:r w:rsidRPr="009007EA">
      <w:rPr>
        <w:rFonts w:ascii="Arial" w:hAnsi="Arial" w:cs="Arial"/>
        <w:noProof/>
      </w:rPr>
      <w:t>1</w:t>
    </w:r>
    <w:r w:rsidRPr="009007EA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F7428" w14:textId="77777777" w:rsidR="001E4CED" w:rsidRDefault="001E4CED" w:rsidP="00666866">
      <w:pPr>
        <w:spacing w:after="0" w:line="240" w:lineRule="auto"/>
      </w:pPr>
      <w:r>
        <w:separator/>
      </w:r>
    </w:p>
  </w:footnote>
  <w:footnote w:type="continuationSeparator" w:id="0">
    <w:p w14:paraId="12264857" w14:textId="77777777" w:rsidR="001E4CED" w:rsidRDefault="001E4CED" w:rsidP="00666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5FA7"/>
    <w:multiLevelType w:val="hybridMultilevel"/>
    <w:tmpl w:val="70F8615A"/>
    <w:lvl w:ilvl="0" w:tplc="ADD689EA">
      <w:numFmt w:val="bullet"/>
      <w:lvlText w:val="·"/>
      <w:lvlJc w:val="left"/>
      <w:pPr>
        <w:ind w:left="1080" w:hanging="360"/>
      </w:pPr>
      <w:rPr>
        <w:rFonts w:ascii="Calibri" w:eastAsia="Times New Roman" w:hAnsi="Calibri" w:cs="Calibri" w:hint="default"/>
        <w:sz w:val="22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4C394B"/>
    <w:multiLevelType w:val="hybridMultilevel"/>
    <w:tmpl w:val="7CCC20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7152"/>
    <w:multiLevelType w:val="hybridMultilevel"/>
    <w:tmpl w:val="3F342A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05209"/>
    <w:multiLevelType w:val="hybridMultilevel"/>
    <w:tmpl w:val="CAFE18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369A0"/>
    <w:multiLevelType w:val="hybridMultilevel"/>
    <w:tmpl w:val="C496244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F1E31"/>
    <w:multiLevelType w:val="hybridMultilevel"/>
    <w:tmpl w:val="15B88D6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D05EA9"/>
    <w:multiLevelType w:val="hybridMultilevel"/>
    <w:tmpl w:val="319E00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6D599B"/>
    <w:multiLevelType w:val="hybridMultilevel"/>
    <w:tmpl w:val="A2A650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90051AA"/>
    <w:multiLevelType w:val="multilevel"/>
    <w:tmpl w:val="666A6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C6667A"/>
    <w:multiLevelType w:val="hybridMultilevel"/>
    <w:tmpl w:val="2ED87B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455F2"/>
    <w:multiLevelType w:val="hybridMultilevel"/>
    <w:tmpl w:val="319E00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B21CE"/>
    <w:multiLevelType w:val="hybridMultilevel"/>
    <w:tmpl w:val="E6CA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477C9"/>
    <w:multiLevelType w:val="hybridMultilevel"/>
    <w:tmpl w:val="777C5A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E2943"/>
    <w:multiLevelType w:val="hybridMultilevel"/>
    <w:tmpl w:val="759A1E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BA5007"/>
    <w:multiLevelType w:val="hybridMultilevel"/>
    <w:tmpl w:val="C540BC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EE0188"/>
    <w:multiLevelType w:val="hybridMultilevel"/>
    <w:tmpl w:val="8B826DFC"/>
    <w:lvl w:ilvl="0" w:tplc="036C8D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7BC3369"/>
    <w:multiLevelType w:val="multilevel"/>
    <w:tmpl w:val="B1C20DD2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CCC74E3"/>
    <w:multiLevelType w:val="hybridMultilevel"/>
    <w:tmpl w:val="FFBC77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6B2967"/>
    <w:multiLevelType w:val="hybridMultilevel"/>
    <w:tmpl w:val="9072C8C0"/>
    <w:lvl w:ilvl="0" w:tplc="251A9D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010478"/>
    <w:multiLevelType w:val="hybridMultilevel"/>
    <w:tmpl w:val="3F365C8E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0322F67"/>
    <w:multiLevelType w:val="multilevel"/>
    <w:tmpl w:val="7A7A0DE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612764EC"/>
    <w:multiLevelType w:val="hybridMultilevel"/>
    <w:tmpl w:val="01A6A4B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B142F1"/>
    <w:multiLevelType w:val="hybridMultilevel"/>
    <w:tmpl w:val="B47213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076929"/>
    <w:multiLevelType w:val="hybridMultilevel"/>
    <w:tmpl w:val="B8E24E9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C7113C"/>
    <w:multiLevelType w:val="hybridMultilevel"/>
    <w:tmpl w:val="9A482F04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4C3F9D"/>
    <w:multiLevelType w:val="hybridMultilevel"/>
    <w:tmpl w:val="406CEAC2"/>
    <w:lvl w:ilvl="0" w:tplc="ADD689EA">
      <w:numFmt w:val="bullet"/>
      <w:lvlText w:val="·"/>
      <w:lvlJc w:val="left"/>
      <w:pPr>
        <w:ind w:left="1080" w:hanging="360"/>
      </w:pPr>
      <w:rPr>
        <w:rFonts w:ascii="Calibri" w:eastAsia="Times New Roman" w:hAnsi="Calibri" w:cs="Calibri"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E31CFC"/>
    <w:multiLevelType w:val="multilevel"/>
    <w:tmpl w:val="7A7A0DE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</w:num>
  <w:num w:numId="3">
    <w:abstractNumId w:val="8"/>
    <w:lvlOverride w:ilvl="0">
      <w:lvl w:ilvl="0">
        <w:start w:val="1"/>
        <w:numFmt w:val="bullet"/>
        <w:lvlText w:val=""/>
        <w:lvlJc w:val="left"/>
        <w:pPr>
          <w:tabs>
            <w:tab w:val="num" w:pos="1080"/>
          </w:tabs>
          <w:ind w:left="1080" w:hanging="360"/>
        </w:pPr>
        <w:rPr>
          <w:rFonts w:ascii="Wingdings" w:hAnsi="Wingdings" w:hint="default"/>
        </w:rPr>
      </w:lvl>
    </w:lvlOverride>
    <w:lvlOverride w:ilvl="1">
      <w:lvl w:ilvl="1">
        <w:start w:val="1"/>
        <w:numFmt w:val="bullet"/>
        <w:lvlText w:val=""/>
        <w:lvlJc w:val="left"/>
        <w:pPr>
          <w:tabs>
            <w:tab w:val="num" w:pos="1800"/>
          </w:tabs>
          <w:ind w:left="1800" w:hanging="36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520"/>
          </w:tabs>
          <w:ind w:left="252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3240"/>
          </w:tabs>
          <w:ind w:left="324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960"/>
          </w:tabs>
          <w:ind w:left="396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680"/>
          </w:tabs>
          <w:ind w:left="468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400"/>
          </w:tabs>
          <w:ind w:left="540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6120"/>
          </w:tabs>
          <w:ind w:left="612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840"/>
          </w:tabs>
          <w:ind w:left="6840" w:hanging="360"/>
        </w:pPr>
      </w:lvl>
    </w:lvlOverride>
  </w:num>
  <w:num w:numId="4">
    <w:abstractNumId w:val="2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1"/>
  </w:num>
  <w:num w:numId="8">
    <w:abstractNumId w:val="9"/>
  </w:num>
  <w:num w:numId="9">
    <w:abstractNumId w:val="21"/>
  </w:num>
  <w:num w:numId="10">
    <w:abstractNumId w:val="3"/>
  </w:num>
  <w:num w:numId="11">
    <w:abstractNumId w:val="7"/>
  </w:num>
  <w:num w:numId="12">
    <w:abstractNumId w:val="1"/>
  </w:num>
  <w:num w:numId="13">
    <w:abstractNumId w:val="15"/>
  </w:num>
  <w:num w:numId="14">
    <w:abstractNumId w:val="14"/>
  </w:num>
  <w:num w:numId="15">
    <w:abstractNumId w:val="6"/>
  </w:num>
  <w:num w:numId="16">
    <w:abstractNumId w:val="13"/>
  </w:num>
  <w:num w:numId="17">
    <w:abstractNumId w:val="10"/>
  </w:num>
  <w:num w:numId="18">
    <w:abstractNumId w:val="5"/>
  </w:num>
  <w:num w:numId="19">
    <w:abstractNumId w:val="23"/>
  </w:num>
  <w:num w:numId="20">
    <w:abstractNumId w:val="22"/>
  </w:num>
  <w:num w:numId="21">
    <w:abstractNumId w:val="18"/>
  </w:num>
  <w:num w:numId="22">
    <w:abstractNumId w:val="2"/>
  </w:num>
  <w:num w:numId="23">
    <w:abstractNumId w:val="17"/>
  </w:num>
  <w:num w:numId="24">
    <w:abstractNumId w:val="12"/>
  </w:num>
  <w:num w:numId="25">
    <w:abstractNumId w:val="19"/>
  </w:num>
  <w:num w:numId="26">
    <w:abstractNumId w:val="0"/>
  </w:num>
  <w:num w:numId="27">
    <w:abstractNumId w:val="25"/>
  </w:num>
  <w:num w:numId="2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ennis">
    <w15:presenceInfo w15:providerId="None" w15:userId="Denn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55"/>
    <w:rsid w:val="0001112B"/>
    <w:rsid w:val="00021FCF"/>
    <w:rsid w:val="0003433C"/>
    <w:rsid w:val="000452A9"/>
    <w:rsid w:val="00046D81"/>
    <w:rsid w:val="00056315"/>
    <w:rsid w:val="00056F0C"/>
    <w:rsid w:val="00065E5B"/>
    <w:rsid w:val="000662BE"/>
    <w:rsid w:val="00073D89"/>
    <w:rsid w:val="000750EB"/>
    <w:rsid w:val="00082560"/>
    <w:rsid w:val="00094453"/>
    <w:rsid w:val="000A35BB"/>
    <w:rsid w:val="000A4D9D"/>
    <w:rsid w:val="000A5ACF"/>
    <w:rsid w:val="000B4092"/>
    <w:rsid w:val="000C0D4F"/>
    <w:rsid w:val="000C20EE"/>
    <w:rsid w:val="000E75D1"/>
    <w:rsid w:val="000F4381"/>
    <w:rsid w:val="000F571D"/>
    <w:rsid w:val="00102EDE"/>
    <w:rsid w:val="00105650"/>
    <w:rsid w:val="00132281"/>
    <w:rsid w:val="00142FE2"/>
    <w:rsid w:val="00144A11"/>
    <w:rsid w:val="00182623"/>
    <w:rsid w:val="00183FC5"/>
    <w:rsid w:val="00187ACA"/>
    <w:rsid w:val="0019533B"/>
    <w:rsid w:val="001A3CEE"/>
    <w:rsid w:val="001A66ED"/>
    <w:rsid w:val="001C6866"/>
    <w:rsid w:val="001D2DBD"/>
    <w:rsid w:val="001E2DC7"/>
    <w:rsid w:val="001E4CED"/>
    <w:rsid w:val="001E778B"/>
    <w:rsid w:val="00200AD1"/>
    <w:rsid w:val="0020276D"/>
    <w:rsid w:val="00212B07"/>
    <w:rsid w:val="00220065"/>
    <w:rsid w:val="00220438"/>
    <w:rsid w:val="002232C3"/>
    <w:rsid w:val="00230489"/>
    <w:rsid w:val="00230596"/>
    <w:rsid w:val="002310C2"/>
    <w:rsid w:val="00232648"/>
    <w:rsid w:val="00245E71"/>
    <w:rsid w:val="002468BB"/>
    <w:rsid w:val="00251105"/>
    <w:rsid w:val="00253246"/>
    <w:rsid w:val="00267C44"/>
    <w:rsid w:val="0027201A"/>
    <w:rsid w:val="00273AF1"/>
    <w:rsid w:val="00275D3C"/>
    <w:rsid w:val="00280465"/>
    <w:rsid w:val="002857E0"/>
    <w:rsid w:val="00285A8B"/>
    <w:rsid w:val="00287722"/>
    <w:rsid w:val="00290324"/>
    <w:rsid w:val="002A3EDE"/>
    <w:rsid w:val="002B0C03"/>
    <w:rsid w:val="002B1219"/>
    <w:rsid w:val="002C10FE"/>
    <w:rsid w:val="002C4438"/>
    <w:rsid w:val="002D18EC"/>
    <w:rsid w:val="00302839"/>
    <w:rsid w:val="003113AA"/>
    <w:rsid w:val="0031237B"/>
    <w:rsid w:val="00312487"/>
    <w:rsid w:val="00321CA8"/>
    <w:rsid w:val="003337E2"/>
    <w:rsid w:val="00335392"/>
    <w:rsid w:val="00341C1D"/>
    <w:rsid w:val="00341D02"/>
    <w:rsid w:val="003479E2"/>
    <w:rsid w:val="00356317"/>
    <w:rsid w:val="003678B3"/>
    <w:rsid w:val="003739E4"/>
    <w:rsid w:val="003779FC"/>
    <w:rsid w:val="00384465"/>
    <w:rsid w:val="0039023F"/>
    <w:rsid w:val="003911DF"/>
    <w:rsid w:val="003957B3"/>
    <w:rsid w:val="00396390"/>
    <w:rsid w:val="00396CC3"/>
    <w:rsid w:val="003A26C5"/>
    <w:rsid w:val="003A6ACD"/>
    <w:rsid w:val="003B02CD"/>
    <w:rsid w:val="003C12A0"/>
    <w:rsid w:val="003D3674"/>
    <w:rsid w:val="003D3964"/>
    <w:rsid w:val="003D42C7"/>
    <w:rsid w:val="003D4D96"/>
    <w:rsid w:val="003E234F"/>
    <w:rsid w:val="003F1736"/>
    <w:rsid w:val="003F3171"/>
    <w:rsid w:val="003F4206"/>
    <w:rsid w:val="004007B1"/>
    <w:rsid w:val="00402E6D"/>
    <w:rsid w:val="004115E8"/>
    <w:rsid w:val="0044402D"/>
    <w:rsid w:val="00445A3F"/>
    <w:rsid w:val="00453B65"/>
    <w:rsid w:val="00461DCB"/>
    <w:rsid w:val="00465849"/>
    <w:rsid w:val="00471649"/>
    <w:rsid w:val="0048575B"/>
    <w:rsid w:val="004A4970"/>
    <w:rsid w:val="004B032C"/>
    <w:rsid w:val="004B5A16"/>
    <w:rsid w:val="004B5CF7"/>
    <w:rsid w:val="004C3DD3"/>
    <w:rsid w:val="004C4802"/>
    <w:rsid w:val="004C629B"/>
    <w:rsid w:val="004C710D"/>
    <w:rsid w:val="004E24E2"/>
    <w:rsid w:val="004E5449"/>
    <w:rsid w:val="004F15B3"/>
    <w:rsid w:val="004F3661"/>
    <w:rsid w:val="004F423D"/>
    <w:rsid w:val="004F5A5E"/>
    <w:rsid w:val="00513955"/>
    <w:rsid w:val="0052577C"/>
    <w:rsid w:val="00544C37"/>
    <w:rsid w:val="00555CBF"/>
    <w:rsid w:val="005579BB"/>
    <w:rsid w:val="00560F37"/>
    <w:rsid w:val="0056492C"/>
    <w:rsid w:val="00564D3E"/>
    <w:rsid w:val="005652E3"/>
    <w:rsid w:val="00566779"/>
    <w:rsid w:val="00575526"/>
    <w:rsid w:val="00575E33"/>
    <w:rsid w:val="005826A0"/>
    <w:rsid w:val="0059031E"/>
    <w:rsid w:val="00592AE3"/>
    <w:rsid w:val="0059475B"/>
    <w:rsid w:val="00595096"/>
    <w:rsid w:val="00596A9D"/>
    <w:rsid w:val="00597CBB"/>
    <w:rsid w:val="005A0D82"/>
    <w:rsid w:val="005A34F1"/>
    <w:rsid w:val="005A5F18"/>
    <w:rsid w:val="005D5822"/>
    <w:rsid w:val="005E1301"/>
    <w:rsid w:val="00601008"/>
    <w:rsid w:val="00605C0D"/>
    <w:rsid w:val="00622000"/>
    <w:rsid w:val="0063373E"/>
    <w:rsid w:val="00641C88"/>
    <w:rsid w:val="006420E7"/>
    <w:rsid w:val="006448BE"/>
    <w:rsid w:val="00650B8D"/>
    <w:rsid w:val="006603AB"/>
    <w:rsid w:val="00660BBE"/>
    <w:rsid w:val="00660D4E"/>
    <w:rsid w:val="0066307B"/>
    <w:rsid w:val="0066526C"/>
    <w:rsid w:val="0066531C"/>
    <w:rsid w:val="0066634E"/>
    <w:rsid w:val="00666866"/>
    <w:rsid w:val="00673559"/>
    <w:rsid w:val="006850E1"/>
    <w:rsid w:val="00691AF0"/>
    <w:rsid w:val="00691BE5"/>
    <w:rsid w:val="006929EF"/>
    <w:rsid w:val="006A0DB4"/>
    <w:rsid w:val="006A4A34"/>
    <w:rsid w:val="006B39A6"/>
    <w:rsid w:val="006B6FFF"/>
    <w:rsid w:val="006B7598"/>
    <w:rsid w:val="006C4140"/>
    <w:rsid w:val="006C5A74"/>
    <w:rsid w:val="006C77DB"/>
    <w:rsid w:val="006D36BD"/>
    <w:rsid w:val="006D4F79"/>
    <w:rsid w:val="006D79B0"/>
    <w:rsid w:val="006E11BF"/>
    <w:rsid w:val="006F73C5"/>
    <w:rsid w:val="007040C4"/>
    <w:rsid w:val="00704922"/>
    <w:rsid w:val="00705500"/>
    <w:rsid w:val="00707037"/>
    <w:rsid w:val="0071742C"/>
    <w:rsid w:val="00720105"/>
    <w:rsid w:val="00720987"/>
    <w:rsid w:val="0072630A"/>
    <w:rsid w:val="007410C2"/>
    <w:rsid w:val="00741793"/>
    <w:rsid w:val="007427AF"/>
    <w:rsid w:val="00745796"/>
    <w:rsid w:val="00747BBC"/>
    <w:rsid w:val="007505E6"/>
    <w:rsid w:val="00757648"/>
    <w:rsid w:val="007640F6"/>
    <w:rsid w:val="00764B3E"/>
    <w:rsid w:val="00781AC2"/>
    <w:rsid w:val="00782273"/>
    <w:rsid w:val="00791079"/>
    <w:rsid w:val="00791126"/>
    <w:rsid w:val="00794ACC"/>
    <w:rsid w:val="007A1C0A"/>
    <w:rsid w:val="007B18FF"/>
    <w:rsid w:val="007C0E6D"/>
    <w:rsid w:val="007C20E3"/>
    <w:rsid w:val="007D3EF8"/>
    <w:rsid w:val="007E519D"/>
    <w:rsid w:val="007E558F"/>
    <w:rsid w:val="007E5A0D"/>
    <w:rsid w:val="008008BE"/>
    <w:rsid w:val="00801D69"/>
    <w:rsid w:val="00825369"/>
    <w:rsid w:val="00825912"/>
    <w:rsid w:val="00825A96"/>
    <w:rsid w:val="00835C8A"/>
    <w:rsid w:val="00852A37"/>
    <w:rsid w:val="00856C4E"/>
    <w:rsid w:val="00866023"/>
    <w:rsid w:val="008762BC"/>
    <w:rsid w:val="00882DB0"/>
    <w:rsid w:val="008836CB"/>
    <w:rsid w:val="008854C6"/>
    <w:rsid w:val="00897681"/>
    <w:rsid w:val="00897E86"/>
    <w:rsid w:val="008A458E"/>
    <w:rsid w:val="008B4394"/>
    <w:rsid w:val="008D78C0"/>
    <w:rsid w:val="008F6873"/>
    <w:rsid w:val="009007EA"/>
    <w:rsid w:val="009030BB"/>
    <w:rsid w:val="00907B78"/>
    <w:rsid w:val="00910D84"/>
    <w:rsid w:val="00914602"/>
    <w:rsid w:val="009154DF"/>
    <w:rsid w:val="00920152"/>
    <w:rsid w:val="00932BCB"/>
    <w:rsid w:val="00937DEB"/>
    <w:rsid w:val="00952677"/>
    <w:rsid w:val="00956D3E"/>
    <w:rsid w:val="00957623"/>
    <w:rsid w:val="00962384"/>
    <w:rsid w:val="00963E7F"/>
    <w:rsid w:val="00965B84"/>
    <w:rsid w:val="00966385"/>
    <w:rsid w:val="00966880"/>
    <w:rsid w:val="00982DE6"/>
    <w:rsid w:val="009A54B0"/>
    <w:rsid w:val="009B0314"/>
    <w:rsid w:val="009B237A"/>
    <w:rsid w:val="009B3B79"/>
    <w:rsid w:val="009B78D4"/>
    <w:rsid w:val="009D1C59"/>
    <w:rsid w:val="009D6691"/>
    <w:rsid w:val="009E2B24"/>
    <w:rsid w:val="009E4DEA"/>
    <w:rsid w:val="009F0052"/>
    <w:rsid w:val="00A21A5E"/>
    <w:rsid w:val="00A27455"/>
    <w:rsid w:val="00A45B06"/>
    <w:rsid w:val="00A5097E"/>
    <w:rsid w:val="00A5437A"/>
    <w:rsid w:val="00A735F9"/>
    <w:rsid w:val="00A75EE4"/>
    <w:rsid w:val="00A821DD"/>
    <w:rsid w:val="00A85638"/>
    <w:rsid w:val="00A86B8D"/>
    <w:rsid w:val="00A9060E"/>
    <w:rsid w:val="00AA20D2"/>
    <w:rsid w:val="00AA7446"/>
    <w:rsid w:val="00AB38BF"/>
    <w:rsid w:val="00AB40AF"/>
    <w:rsid w:val="00AC221F"/>
    <w:rsid w:val="00AC68B5"/>
    <w:rsid w:val="00AD1E8E"/>
    <w:rsid w:val="00AD2F74"/>
    <w:rsid w:val="00AD3D08"/>
    <w:rsid w:val="00AD6D4F"/>
    <w:rsid w:val="00AE12E4"/>
    <w:rsid w:val="00AF194B"/>
    <w:rsid w:val="00AF6212"/>
    <w:rsid w:val="00AF656C"/>
    <w:rsid w:val="00B0470F"/>
    <w:rsid w:val="00B14161"/>
    <w:rsid w:val="00B169D6"/>
    <w:rsid w:val="00B25E02"/>
    <w:rsid w:val="00B332CD"/>
    <w:rsid w:val="00B34B15"/>
    <w:rsid w:val="00B36DDA"/>
    <w:rsid w:val="00B44111"/>
    <w:rsid w:val="00B453DF"/>
    <w:rsid w:val="00B458F6"/>
    <w:rsid w:val="00B54C91"/>
    <w:rsid w:val="00B604FF"/>
    <w:rsid w:val="00B63E83"/>
    <w:rsid w:val="00B73D9C"/>
    <w:rsid w:val="00B83B45"/>
    <w:rsid w:val="00B91289"/>
    <w:rsid w:val="00B95AAA"/>
    <w:rsid w:val="00B96339"/>
    <w:rsid w:val="00BA6202"/>
    <w:rsid w:val="00BB291C"/>
    <w:rsid w:val="00BB7C95"/>
    <w:rsid w:val="00BC0815"/>
    <w:rsid w:val="00BC19C3"/>
    <w:rsid w:val="00BC6CC5"/>
    <w:rsid w:val="00BD0C1D"/>
    <w:rsid w:val="00BD1CAC"/>
    <w:rsid w:val="00BD2D88"/>
    <w:rsid w:val="00BF0A31"/>
    <w:rsid w:val="00BF3C8A"/>
    <w:rsid w:val="00BF4558"/>
    <w:rsid w:val="00BF769C"/>
    <w:rsid w:val="00C0458A"/>
    <w:rsid w:val="00C1022B"/>
    <w:rsid w:val="00C1096A"/>
    <w:rsid w:val="00C163B9"/>
    <w:rsid w:val="00C16B5A"/>
    <w:rsid w:val="00C22E91"/>
    <w:rsid w:val="00C23634"/>
    <w:rsid w:val="00C25FCE"/>
    <w:rsid w:val="00C31CA5"/>
    <w:rsid w:val="00C333DE"/>
    <w:rsid w:val="00C34FE9"/>
    <w:rsid w:val="00C36D6A"/>
    <w:rsid w:val="00C4088E"/>
    <w:rsid w:val="00C4438F"/>
    <w:rsid w:val="00C46105"/>
    <w:rsid w:val="00C4703D"/>
    <w:rsid w:val="00C50046"/>
    <w:rsid w:val="00C57E9E"/>
    <w:rsid w:val="00C62808"/>
    <w:rsid w:val="00C67265"/>
    <w:rsid w:val="00C700DA"/>
    <w:rsid w:val="00C76E3B"/>
    <w:rsid w:val="00C83782"/>
    <w:rsid w:val="00C83EE9"/>
    <w:rsid w:val="00C90A87"/>
    <w:rsid w:val="00C93E20"/>
    <w:rsid w:val="00CB0F2E"/>
    <w:rsid w:val="00CB3873"/>
    <w:rsid w:val="00CB762A"/>
    <w:rsid w:val="00CC11BF"/>
    <w:rsid w:val="00CC1224"/>
    <w:rsid w:val="00CC63C0"/>
    <w:rsid w:val="00CC6C0F"/>
    <w:rsid w:val="00CD2772"/>
    <w:rsid w:val="00CD41B1"/>
    <w:rsid w:val="00CD482A"/>
    <w:rsid w:val="00CE18C4"/>
    <w:rsid w:val="00CE6FE0"/>
    <w:rsid w:val="00CF0A01"/>
    <w:rsid w:val="00CF26EF"/>
    <w:rsid w:val="00D00266"/>
    <w:rsid w:val="00D02EF8"/>
    <w:rsid w:val="00D12156"/>
    <w:rsid w:val="00D2117B"/>
    <w:rsid w:val="00D241B1"/>
    <w:rsid w:val="00D278DE"/>
    <w:rsid w:val="00D33E1D"/>
    <w:rsid w:val="00D34D74"/>
    <w:rsid w:val="00D34E70"/>
    <w:rsid w:val="00D3510C"/>
    <w:rsid w:val="00D363CE"/>
    <w:rsid w:val="00D434A8"/>
    <w:rsid w:val="00D50145"/>
    <w:rsid w:val="00D52740"/>
    <w:rsid w:val="00D54771"/>
    <w:rsid w:val="00D55554"/>
    <w:rsid w:val="00D56092"/>
    <w:rsid w:val="00D71042"/>
    <w:rsid w:val="00D74601"/>
    <w:rsid w:val="00D77B6B"/>
    <w:rsid w:val="00D803E3"/>
    <w:rsid w:val="00D86334"/>
    <w:rsid w:val="00D90D4B"/>
    <w:rsid w:val="00D9181C"/>
    <w:rsid w:val="00D91C1E"/>
    <w:rsid w:val="00D935B9"/>
    <w:rsid w:val="00D937A7"/>
    <w:rsid w:val="00DA3AC7"/>
    <w:rsid w:val="00DA5D03"/>
    <w:rsid w:val="00DB4B00"/>
    <w:rsid w:val="00DC01EB"/>
    <w:rsid w:val="00DC07C4"/>
    <w:rsid w:val="00DC3383"/>
    <w:rsid w:val="00DC3B26"/>
    <w:rsid w:val="00DF6D84"/>
    <w:rsid w:val="00E0086F"/>
    <w:rsid w:val="00E00CB3"/>
    <w:rsid w:val="00E10A86"/>
    <w:rsid w:val="00E136E8"/>
    <w:rsid w:val="00E15D96"/>
    <w:rsid w:val="00E20B4B"/>
    <w:rsid w:val="00E24A47"/>
    <w:rsid w:val="00E349F1"/>
    <w:rsid w:val="00E44A41"/>
    <w:rsid w:val="00E50EB3"/>
    <w:rsid w:val="00E64969"/>
    <w:rsid w:val="00E730FD"/>
    <w:rsid w:val="00E77368"/>
    <w:rsid w:val="00E77C09"/>
    <w:rsid w:val="00E81044"/>
    <w:rsid w:val="00E813B4"/>
    <w:rsid w:val="00E82D66"/>
    <w:rsid w:val="00E85CC9"/>
    <w:rsid w:val="00E8615C"/>
    <w:rsid w:val="00E8671D"/>
    <w:rsid w:val="00E90817"/>
    <w:rsid w:val="00E90A3C"/>
    <w:rsid w:val="00EA48F2"/>
    <w:rsid w:val="00EB2C5C"/>
    <w:rsid w:val="00ED233D"/>
    <w:rsid w:val="00ED4945"/>
    <w:rsid w:val="00EE284D"/>
    <w:rsid w:val="00EE377D"/>
    <w:rsid w:val="00EE4F78"/>
    <w:rsid w:val="00EF6FEC"/>
    <w:rsid w:val="00F00127"/>
    <w:rsid w:val="00F06323"/>
    <w:rsid w:val="00F10873"/>
    <w:rsid w:val="00F12C96"/>
    <w:rsid w:val="00F21B8C"/>
    <w:rsid w:val="00F23356"/>
    <w:rsid w:val="00F36F09"/>
    <w:rsid w:val="00F41262"/>
    <w:rsid w:val="00F472E4"/>
    <w:rsid w:val="00F52B3D"/>
    <w:rsid w:val="00F5674B"/>
    <w:rsid w:val="00F623D7"/>
    <w:rsid w:val="00F6772F"/>
    <w:rsid w:val="00F85894"/>
    <w:rsid w:val="00F9030A"/>
    <w:rsid w:val="00F91C49"/>
    <w:rsid w:val="00F94CE4"/>
    <w:rsid w:val="00FA047F"/>
    <w:rsid w:val="00FA156D"/>
    <w:rsid w:val="00FA34F6"/>
    <w:rsid w:val="00FB1C0E"/>
    <w:rsid w:val="00FB65F9"/>
    <w:rsid w:val="00FB7456"/>
    <w:rsid w:val="00FC0498"/>
    <w:rsid w:val="00FC17B8"/>
    <w:rsid w:val="00FC4E55"/>
    <w:rsid w:val="00FC6B7E"/>
    <w:rsid w:val="00FC6F72"/>
    <w:rsid w:val="00FD2B36"/>
    <w:rsid w:val="00FE0B9D"/>
    <w:rsid w:val="00FE3FC2"/>
    <w:rsid w:val="00FE405B"/>
    <w:rsid w:val="00FF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2BB083"/>
  <w15:chartTrackingRefBased/>
  <w15:docId w15:val="{35F3F635-9A2B-4B84-A211-90B9577EA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FC2"/>
  </w:style>
  <w:style w:type="paragraph" w:styleId="Heading1">
    <w:name w:val="heading 1"/>
    <w:basedOn w:val="Normal"/>
    <w:next w:val="Normal"/>
    <w:link w:val="Heading1Char"/>
    <w:uiPriority w:val="9"/>
    <w:qFormat/>
    <w:rsid w:val="00FE3FC2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aliases w:val="Goal"/>
    <w:basedOn w:val="Normal"/>
    <w:next w:val="Normal"/>
    <w:link w:val="Heading2Char"/>
    <w:uiPriority w:val="9"/>
    <w:unhideWhenUsed/>
    <w:qFormat/>
    <w:rsid w:val="00782273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jc w:val="center"/>
      <w:outlineLvl w:val="1"/>
    </w:pPr>
    <w:rPr>
      <w:caps/>
      <w:spacing w:val="15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FC2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FC2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3FC2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FC2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FC2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FC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FC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5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3FC2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paragraph" w:styleId="NoSpacing">
    <w:name w:val="No Spacing"/>
    <w:uiPriority w:val="1"/>
    <w:qFormat/>
    <w:rsid w:val="00FE3FC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FE3FC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803E3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0750EB"/>
    <w:rPr>
      <w:color w:val="6B9F25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750E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ibliography">
    <w:name w:val="Bibliography"/>
    <w:basedOn w:val="Normal"/>
    <w:next w:val="Normal"/>
    <w:uiPriority w:val="37"/>
    <w:unhideWhenUsed/>
    <w:rsid w:val="00673559"/>
  </w:style>
  <w:style w:type="paragraph" w:customStyle="1" w:styleId="Default">
    <w:name w:val="Default"/>
    <w:uiPriority w:val="99"/>
    <w:rsid w:val="002A3E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aliases w:val="Goal Char"/>
    <w:basedOn w:val="DefaultParagraphFont"/>
    <w:link w:val="Heading2"/>
    <w:uiPriority w:val="9"/>
    <w:rsid w:val="00782273"/>
    <w:rPr>
      <w:caps/>
      <w:spacing w:val="15"/>
      <w:sz w:val="26"/>
      <w:shd w:val="clear" w:color="auto" w:fill="F9CEC2" w:themeFill="accent1" w:themeFillTint="33"/>
    </w:rPr>
  </w:style>
  <w:style w:type="paragraph" w:styleId="ListParagraph">
    <w:name w:val="List Paragraph"/>
    <w:basedOn w:val="Normal"/>
    <w:uiPriority w:val="34"/>
    <w:qFormat/>
    <w:rsid w:val="00396CC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D233D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E3FC2"/>
    <w:rPr>
      <w:b/>
      <w:bCs/>
      <w:color w:val="7B230B" w:themeColor="accent1" w:themeShade="BF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F91C49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66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866"/>
  </w:style>
  <w:style w:type="paragraph" w:styleId="Footer">
    <w:name w:val="footer"/>
    <w:basedOn w:val="Normal"/>
    <w:link w:val="FooterChar"/>
    <w:uiPriority w:val="99"/>
    <w:unhideWhenUsed/>
    <w:rsid w:val="00666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866"/>
  </w:style>
  <w:style w:type="character" w:styleId="UnresolvedMention">
    <w:name w:val="Unresolved Mention"/>
    <w:basedOn w:val="DefaultParagraphFont"/>
    <w:uiPriority w:val="99"/>
    <w:semiHidden/>
    <w:unhideWhenUsed/>
    <w:rsid w:val="001E778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E23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234F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23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23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234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E234F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E3FC2"/>
    <w:rPr>
      <w:caps/>
      <w:color w:val="51170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FE3FC2"/>
    <w:rPr>
      <w:caps/>
      <w:color w:val="7B230B" w:themeColor="accent1" w:themeShade="BF"/>
      <w:spacing w:val="10"/>
    </w:rPr>
  </w:style>
  <w:style w:type="paragraph" w:styleId="TOC3">
    <w:name w:val="toc 3"/>
    <w:basedOn w:val="Normal"/>
    <w:next w:val="Normal"/>
    <w:autoRedefine/>
    <w:uiPriority w:val="39"/>
    <w:unhideWhenUsed/>
    <w:rsid w:val="006A0DB4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FE3FC2"/>
    <w:rPr>
      <w:caps/>
      <w:color w:val="7B23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FC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FC2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E3FC2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3FC2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FC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E3FC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E3FC2"/>
    <w:rPr>
      <w:b/>
      <w:bCs/>
    </w:rPr>
  </w:style>
  <w:style w:type="character" w:styleId="Emphasis">
    <w:name w:val="Emphasis"/>
    <w:uiPriority w:val="20"/>
    <w:qFormat/>
    <w:rsid w:val="00FE3FC2"/>
    <w:rPr>
      <w:caps/>
      <w:color w:val="511707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FE3FC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E3FC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FC2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FC2"/>
    <w:rPr>
      <w:color w:val="A5300F" w:themeColor="accent1"/>
      <w:sz w:val="24"/>
      <w:szCs w:val="24"/>
    </w:rPr>
  </w:style>
  <w:style w:type="character" w:styleId="SubtleEmphasis">
    <w:name w:val="Subtle Emphasis"/>
    <w:uiPriority w:val="19"/>
    <w:qFormat/>
    <w:rsid w:val="00FE3FC2"/>
    <w:rPr>
      <w:i/>
      <w:iCs/>
      <w:color w:val="511707" w:themeColor="accent1" w:themeShade="7F"/>
    </w:rPr>
  </w:style>
  <w:style w:type="character" w:styleId="IntenseEmphasis">
    <w:name w:val="Intense Emphasis"/>
    <w:uiPriority w:val="21"/>
    <w:qFormat/>
    <w:rsid w:val="00FE3FC2"/>
    <w:rPr>
      <w:b/>
      <w:bCs/>
      <w:caps/>
      <w:color w:val="511707" w:themeColor="accent1" w:themeShade="7F"/>
      <w:spacing w:val="10"/>
    </w:rPr>
  </w:style>
  <w:style w:type="character" w:styleId="SubtleReference">
    <w:name w:val="Subtle Reference"/>
    <w:uiPriority w:val="31"/>
    <w:qFormat/>
    <w:rsid w:val="00FE3FC2"/>
    <w:rPr>
      <w:b/>
      <w:bCs/>
      <w:color w:val="A5300F" w:themeColor="accent1"/>
    </w:rPr>
  </w:style>
  <w:style w:type="character" w:styleId="IntenseReference">
    <w:name w:val="Intense Reference"/>
    <w:uiPriority w:val="32"/>
    <w:qFormat/>
    <w:rsid w:val="00FE3FC2"/>
    <w:rPr>
      <w:b/>
      <w:bCs/>
      <w:i/>
      <w:iCs/>
      <w:caps/>
      <w:color w:val="A5300F" w:themeColor="accent1"/>
    </w:rPr>
  </w:style>
  <w:style w:type="character" w:styleId="BookTitle">
    <w:name w:val="Book Title"/>
    <w:uiPriority w:val="33"/>
    <w:qFormat/>
    <w:rsid w:val="00FE3FC2"/>
    <w:rPr>
      <w:b/>
      <w:bCs/>
      <w:i/>
      <w:iCs/>
      <w:spacing w:val="0"/>
    </w:rPr>
  </w:style>
  <w:style w:type="character" w:customStyle="1" w:styleId="gmaildefault">
    <w:name w:val="gmail_default"/>
    <w:basedOn w:val="DefaultParagraphFont"/>
    <w:rsid w:val="00F472E4"/>
  </w:style>
  <w:style w:type="paragraph" w:customStyle="1" w:styleId="gmail-msonospacing">
    <w:name w:val="gmail-msonospacing"/>
    <w:basedOn w:val="Normal"/>
    <w:rsid w:val="00D77B6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gmail-msolistparagraph">
    <w:name w:val="gmail-msolistparagraph"/>
    <w:basedOn w:val="Normal"/>
    <w:rsid w:val="00D77B6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5234">
          <w:marLeft w:val="59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556">
          <w:marLeft w:val="59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hoopshype.com/salarie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://www.espn.com/nba/salarie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bhavikapatil/Capston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microsoft.com/office/2011/relationships/people" Target="people.xml"/><Relationship Id="rId10" Type="http://schemas.openxmlformats.org/officeDocument/2006/relationships/hyperlink" Target="http://stats.nba.com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www.nba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Ken19</b:Tag>
    <b:SourceType>DocumentFromInternetSite</b:SourceType>
    <b:Guid>{958616DF-6184-4BA2-8F7F-58035EC20E01}</b:Guid>
    <b:Author>
      <b:Author>
        <b:NameList>
          <b:Person>
            <b:Last>Jee</b:Last>
            <b:First>Ken</b:First>
          </b:Person>
        </b:NameList>
      </b:Author>
    </b:Author>
    <b:Title>How to Get NBA Data Using the nba_api Python Module (Beginner)</b:Title>
    <b:InternetSiteTitle>Playing Numbers</b:InternetSiteTitle>
    <b:Year>2019</b:Year>
    <b:Month>December</b:Month>
    <b:Day>22</b:Day>
    <b:URL>https://www.playingnumbers.com/2019/12/how-to-get-nba-data-using-the-nba_api-python-module-beginner/</b:URL>
    <b:RefOrder>1</b:RefOrder>
  </b:Source>
  <b:Source>
    <b:Tag>Swa20</b:Tag>
    <b:SourceType>DocumentFromInternetSite</b:SourceType>
    <b:Guid>{FCC88F22-5A0D-4828-83B5-3D4D4A270E5B}</b:Guid>
    <b:Author>
      <b:Author>
        <b:NameList>
          <b:Person>
            <b:Last>Patel</b:Last>
            <b:First>Swar</b:First>
          </b:Person>
        </b:NameList>
      </b:Author>
    </b:Author>
    <b:Title>swar / nba_api</b:Title>
    <b:InternetSiteTitle>GitHub</b:InternetSiteTitle>
    <b:Year>2020</b:Year>
    <b:Month>August</b:Month>
    <b:Day>19</b:Day>
    <b:URL>https://github.com/swar/nba_api/blob/master/docs/table_of_contents.md</b:URL>
    <b:RefOrder>2</b:RefOrder>
  </b:Source>
  <b:Source>
    <b:Tag>Spo211</b:Tag>
    <b:SourceType>InternetSite</b:SourceType>
    <b:Guid>{2C57F9B3-7332-451F-8DDF-53A327DA8408}</b:Guid>
    <b:Title>2020-21 NBA Player Contracts</b:Title>
    <b:InternetSiteTitle>Basketball Reference</b:InternetSiteTitle>
    <b:Year>2020-2021</b:Year>
    <b:URL>https://www.basketball-reference.com/contracts/players.html</b:URL>
    <b:Author>
      <b:Author>
        <b:Corporate>Sports Reference</b:Corporate>
      </b:Author>
    </b:Author>
    <b:RefOrder>3</b:RefOrder>
  </b:Source>
  <b:Source>
    <b:Tag>Spo21</b:Tag>
    <b:SourceType>InternetSite</b:SourceType>
    <b:Guid>{8CC329BB-662A-436D-B50E-A23983223F7D}</b:Guid>
    <b:Author>
      <b:Author>
        <b:Corporate>Sports Reference</b:Corporate>
      </b:Author>
    </b:Author>
    <b:Title>Basketball Reference</b:Title>
    <b:InternetSiteTitle>Basketball Reference</b:InternetSiteTitle>
    <b:Year>2020-2021</b:Year>
    <b:URL>https://www.basketball-reference.com/</b:URL>
    <b:RefOrder>4</b:RefOrder>
  </b:Source>
  <b:Source>
    <b:Tag>Hoo21</b:Tag>
    <b:SourceType>InternetSite</b:SourceType>
    <b:Guid>{68171608-CBF2-42FE-BE6A-C632D6B24891}</b:Guid>
    <b:Author>
      <b:Author>
        <b:Corporate>HoopsHype</b:Corporate>
      </b:Author>
    </b:Author>
    <b:Title>NBA Player Salaries</b:Title>
    <b:InternetSiteTitle>hoopshype.com</b:InternetSiteTitle>
    <b:Year>2020-2021</b:Year>
    <b:URL>https://hoopshype.com/salaries/players/</b:URL>
    <b:RefOrder>5</b:RefOrder>
  </b:Source>
  <b:Source>
    <b:Tag>ESP21</b:Tag>
    <b:SourceType>InternetSite</b:SourceType>
    <b:Guid>{CBCBF9B0-68CD-4BE9-895D-B4E9E2232098}</b:Guid>
    <b:Author>
      <b:Author>
        <b:Corporate>ESPN</b:Corporate>
      </b:Author>
    </b:Author>
    <b:Title>NBA Player Salaries 2020-2021</b:Title>
    <b:InternetSiteTitle>ESPN.com</b:InternetSiteTitle>
    <b:Year>2020-2021</b:Year>
    <b:URL>http://www.espn.com/nba/salaries</b:URL>
    <b:RefOrder>6</b:RefOrder>
  </b:Source>
  <b:Source>
    <b:Tag>Spo212</b:Tag>
    <b:SourceType>InternetSite</b:SourceType>
    <b:Guid>{11103415-43A4-45C6-8493-1F3B581CE76E}</b:Guid>
    <b:Author>
      <b:Author>
        <b:Corporate>SportRac</b:Corporate>
      </b:Author>
    </b:Author>
    <b:Title>Toronto Raptors 2020 Salary Cap</b:Title>
    <b:InternetSiteTitle>spotrac.com</b:InternetSiteTitle>
    <b:Year>2021</b:Year>
    <b:URL>https://www.spotrac.com/nba/toronto-raptors/cap/</b:URL>
    <b:RefOrder>7</b:RefOrder>
  </b:Source>
  <b:Source>
    <b:Tag>NBA211</b:Tag>
    <b:SourceType>InternetSite</b:SourceType>
    <b:Guid>{AC0BFEA1-F471-460B-921E-085FC0879F0A}</b:Guid>
    <b:Author>
      <b:Author>
        <b:Corporate>NBA Media Ventures, LLC.</b:Corporate>
      </b:Author>
    </b:Author>
    <b:Title>NBA Advanced Stats - Glossary</b:Title>
    <b:InternetSiteTitle>nba.com</b:InternetSiteTitle>
    <b:Year>2021</b:Year>
    <b:URL>https://www.nba.com/stats/help/glossary/</b:URL>
    <b:RefOrder>8</b:RefOrder>
  </b:Source>
  <b:Source>
    <b:Tag>NBA21</b:Tag>
    <b:SourceType>InternetSite</b:SourceType>
    <b:Guid>{96E82AFB-F62A-42EB-9BEF-3B35D5191232}</b:Guid>
    <b:Author>
      <b:Author>
        <b:Corporate>NBA Media Ventures, LLC.</b:Corporate>
      </b:Author>
    </b:Author>
    <b:Title>NBA Advanced Stats</b:Title>
    <b:InternetSiteTitle>NBA.com</b:InternetSiteTitle>
    <b:Year>2021</b:Year>
    <b:URL>https://www.nba.com/stats/</b:URL>
    <b:RefOrder>9</b:RefOrder>
  </b:Source>
  <b:Source>
    <b:Tag>Ble21</b:Tag>
    <b:SourceType>InternetSite</b:SourceType>
    <b:Guid>{D283DDEE-5B80-4111-89F2-B869A0E3C199}</b:Guid>
    <b:Author>
      <b:Author>
        <b:Corporate>Bleacher Report, Inc.</b:Corporate>
      </b:Author>
    </b:Author>
    <b:Title>Advanced NBA Stats for Dummies: How to Understand the New Hoops Math</b:Title>
    <b:InternetSiteTitle>bleacherreport.com</b:InternetSiteTitle>
    <b:Year>2021</b:Year>
    <b:URL>https://bleacherreport.com/articles/1813902-advanced-nba-stats-for-dummies-how-to-understand-the-new-hoops-math</b:URL>
    <b:RefOrder>10</b:RefOrder>
  </b:Source>
</b:Sources>
</file>

<file path=customXml/itemProps1.xml><?xml version="1.0" encoding="utf-8"?>
<ds:datastoreItem xmlns:ds="http://schemas.openxmlformats.org/officeDocument/2006/customXml" ds:itemID="{08B6B3CC-816E-4721-A4E8-7E8314A13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23</Pages>
  <Words>3617</Words>
  <Characters>20619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</dc:creator>
  <cp:keywords/>
  <dc:description/>
  <cp:lastModifiedBy>Cindy Guo</cp:lastModifiedBy>
  <cp:revision>144</cp:revision>
  <dcterms:created xsi:type="dcterms:W3CDTF">2021-04-04T18:23:00Z</dcterms:created>
  <dcterms:modified xsi:type="dcterms:W3CDTF">2021-04-08T02:31:00Z</dcterms:modified>
</cp:coreProperties>
</file>