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proofErr w:type="spellStart"/>
      <w:r>
        <w:rPr>
          <w:sz w:val="32"/>
          <w:szCs w:val="32"/>
        </w:rPr>
        <w:t>Bhavika</w:t>
      </w:r>
      <w:proofErr w:type="spellEnd"/>
      <w:r>
        <w:rPr>
          <w:sz w:val="32"/>
          <w:szCs w:val="32"/>
        </w:rPr>
        <w:t xml:space="preserve">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63D18F84" w14:textId="5BCA1571" w:rsidR="000452A9" w:rsidRDefault="000750EB">
          <w:pPr>
            <w:pStyle w:val="TOC1"/>
            <w:rPr>
              <w:noProof/>
              <w:sz w:val="22"/>
              <w:szCs w:val="22"/>
              <w:lang w:eastAsia="en-CA"/>
            </w:rPr>
          </w:pPr>
          <w:r>
            <w:fldChar w:fldCharType="begin"/>
          </w:r>
          <w:r>
            <w:instrText xml:space="preserve"> TOC \o "1-3" \h \z \u </w:instrText>
          </w:r>
          <w:r>
            <w:fldChar w:fldCharType="separate"/>
          </w:r>
          <w:hyperlink w:anchor="_Toc68395804" w:history="1">
            <w:r w:rsidR="000452A9" w:rsidRPr="00D1012A">
              <w:rPr>
                <w:rStyle w:val="Hyperlink"/>
                <w:noProof/>
              </w:rPr>
              <w:t>Executive Summary</w:t>
            </w:r>
            <w:r w:rsidR="000452A9">
              <w:rPr>
                <w:noProof/>
                <w:webHidden/>
              </w:rPr>
              <w:tab/>
            </w:r>
            <w:r w:rsidR="000452A9">
              <w:rPr>
                <w:noProof/>
                <w:webHidden/>
              </w:rPr>
              <w:fldChar w:fldCharType="begin"/>
            </w:r>
            <w:r w:rsidR="000452A9">
              <w:rPr>
                <w:noProof/>
                <w:webHidden/>
              </w:rPr>
              <w:instrText xml:space="preserve"> PAGEREF _Toc68395804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7BAEF0" w14:textId="1C1FD08A" w:rsidR="000452A9" w:rsidRDefault="00275D3C">
          <w:pPr>
            <w:pStyle w:val="TOC2"/>
            <w:tabs>
              <w:tab w:val="right" w:leader="dot" w:pos="9350"/>
            </w:tabs>
            <w:rPr>
              <w:noProof/>
              <w:sz w:val="22"/>
              <w:szCs w:val="22"/>
              <w:lang w:eastAsia="en-CA"/>
            </w:rPr>
          </w:pPr>
          <w:hyperlink w:anchor="_Toc68395805" w:history="1">
            <w:r w:rsidR="000452A9" w:rsidRPr="00D1012A">
              <w:rPr>
                <w:rStyle w:val="Hyperlink"/>
                <w:noProof/>
              </w:rPr>
              <w:t>How to improve Toronto Raptors’ chances at another championship run while preserving the team’s long-term future.</w:t>
            </w:r>
            <w:r w:rsidR="000452A9">
              <w:rPr>
                <w:noProof/>
                <w:webHidden/>
              </w:rPr>
              <w:tab/>
            </w:r>
            <w:r w:rsidR="000452A9">
              <w:rPr>
                <w:noProof/>
                <w:webHidden/>
              </w:rPr>
              <w:fldChar w:fldCharType="begin"/>
            </w:r>
            <w:r w:rsidR="000452A9">
              <w:rPr>
                <w:noProof/>
                <w:webHidden/>
              </w:rPr>
              <w:instrText xml:space="preserve"> PAGEREF _Toc68395805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18F33449" w14:textId="57C519FA" w:rsidR="000452A9" w:rsidRDefault="00275D3C">
          <w:pPr>
            <w:pStyle w:val="TOC3"/>
            <w:tabs>
              <w:tab w:val="right" w:leader="dot" w:pos="9350"/>
            </w:tabs>
            <w:rPr>
              <w:noProof/>
              <w:sz w:val="22"/>
              <w:szCs w:val="22"/>
              <w:lang w:eastAsia="en-CA"/>
            </w:rPr>
          </w:pPr>
          <w:hyperlink w:anchor="_Toc68395806" w:history="1">
            <w:r w:rsidR="000452A9" w:rsidRPr="00D1012A">
              <w:rPr>
                <w:rStyle w:val="Hyperlink"/>
                <w:noProof/>
              </w:rPr>
              <w:t>Problem Description</w:t>
            </w:r>
            <w:r w:rsidR="000452A9">
              <w:rPr>
                <w:noProof/>
                <w:webHidden/>
              </w:rPr>
              <w:tab/>
            </w:r>
            <w:r w:rsidR="000452A9">
              <w:rPr>
                <w:noProof/>
                <w:webHidden/>
              </w:rPr>
              <w:fldChar w:fldCharType="begin"/>
            </w:r>
            <w:r w:rsidR="000452A9">
              <w:rPr>
                <w:noProof/>
                <w:webHidden/>
              </w:rPr>
              <w:instrText xml:space="preserve"> PAGEREF _Toc68395806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45299B2D" w14:textId="407DCA8E" w:rsidR="000452A9" w:rsidRDefault="00275D3C">
          <w:pPr>
            <w:pStyle w:val="TOC3"/>
            <w:tabs>
              <w:tab w:val="right" w:leader="dot" w:pos="9350"/>
            </w:tabs>
            <w:rPr>
              <w:noProof/>
              <w:sz w:val="22"/>
              <w:szCs w:val="22"/>
              <w:lang w:eastAsia="en-CA"/>
            </w:rPr>
          </w:pPr>
          <w:hyperlink w:anchor="_Toc68395807" w:history="1">
            <w:r w:rsidR="000452A9" w:rsidRPr="00D1012A">
              <w:rPr>
                <w:rStyle w:val="Hyperlink"/>
                <w:noProof/>
              </w:rPr>
              <w:t>Analysis</w:t>
            </w:r>
            <w:r w:rsidR="000452A9">
              <w:rPr>
                <w:noProof/>
                <w:webHidden/>
              </w:rPr>
              <w:tab/>
            </w:r>
            <w:r w:rsidR="000452A9">
              <w:rPr>
                <w:noProof/>
                <w:webHidden/>
              </w:rPr>
              <w:fldChar w:fldCharType="begin"/>
            </w:r>
            <w:r w:rsidR="000452A9">
              <w:rPr>
                <w:noProof/>
                <w:webHidden/>
              </w:rPr>
              <w:instrText xml:space="preserve"> PAGEREF _Toc68395807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6832F233" w14:textId="4645BDBC" w:rsidR="000452A9" w:rsidRDefault="00275D3C">
          <w:pPr>
            <w:pStyle w:val="TOC3"/>
            <w:tabs>
              <w:tab w:val="right" w:leader="dot" w:pos="9350"/>
            </w:tabs>
            <w:rPr>
              <w:noProof/>
              <w:sz w:val="22"/>
              <w:szCs w:val="22"/>
              <w:lang w:eastAsia="en-CA"/>
            </w:rPr>
          </w:pPr>
          <w:hyperlink w:anchor="_Toc68395808"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_Toc68395808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05827B1A" w14:textId="0A67340B" w:rsidR="000452A9" w:rsidRDefault="00275D3C">
          <w:pPr>
            <w:pStyle w:val="TOC3"/>
            <w:tabs>
              <w:tab w:val="right" w:leader="dot" w:pos="9350"/>
            </w:tabs>
            <w:rPr>
              <w:noProof/>
              <w:sz w:val="22"/>
              <w:szCs w:val="22"/>
              <w:lang w:eastAsia="en-CA"/>
            </w:rPr>
          </w:pPr>
          <w:hyperlink w:anchor="_Toc68395809" w:history="1">
            <w:r w:rsidR="000452A9" w:rsidRPr="00D1012A">
              <w:rPr>
                <w:rStyle w:val="Hyperlink"/>
                <w:noProof/>
              </w:rPr>
              <w:t>Additional Considerations</w:t>
            </w:r>
            <w:r w:rsidR="000452A9">
              <w:rPr>
                <w:noProof/>
                <w:webHidden/>
              </w:rPr>
              <w:tab/>
            </w:r>
            <w:r w:rsidR="000452A9">
              <w:rPr>
                <w:noProof/>
                <w:webHidden/>
              </w:rPr>
              <w:fldChar w:fldCharType="begin"/>
            </w:r>
            <w:r w:rsidR="000452A9">
              <w:rPr>
                <w:noProof/>
                <w:webHidden/>
              </w:rPr>
              <w:instrText xml:space="preserve"> PAGEREF _Toc68395809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B94F7C" w14:textId="150A426B" w:rsidR="000452A9" w:rsidRDefault="00275D3C">
          <w:pPr>
            <w:pStyle w:val="TOC1"/>
            <w:rPr>
              <w:noProof/>
              <w:sz w:val="22"/>
              <w:szCs w:val="22"/>
              <w:lang w:eastAsia="en-CA"/>
            </w:rPr>
          </w:pPr>
          <w:hyperlink w:anchor="_Toc68395810" w:history="1">
            <w:r w:rsidR="000452A9" w:rsidRPr="00D1012A">
              <w:rPr>
                <w:rStyle w:val="Hyperlink"/>
                <w:noProof/>
              </w:rPr>
              <w:t>Business Goal</w:t>
            </w:r>
            <w:r w:rsidR="000452A9">
              <w:rPr>
                <w:noProof/>
                <w:webHidden/>
              </w:rPr>
              <w:tab/>
            </w:r>
            <w:r w:rsidR="000452A9">
              <w:rPr>
                <w:noProof/>
                <w:webHidden/>
              </w:rPr>
              <w:fldChar w:fldCharType="begin"/>
            </w:r>
            <w:r w:rsidR="000452A9">
              <w:rPr>
                <w:noProof/>
                <w:webHidden/>
              </w:rPr>
              <w:instrText xml:space="preserve"> PAGEREF _Toc68395810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552B4D58" w14:textId="65AF9765" w:rsidR="000452A9" w:rsidRDefault="00275D3C">
          <w:pPr>
            <w:pStyle w:val="TOC1"/>
            <w:rPr>
              <w:noProof/>
              <w:sz w:val="22"/>
              <w:szCs w:val="22"/>
              <w:lang w:eastAsia="en-CA"/>
            </w:rPr>
          </w:pPr>
          <w:hyperlink w:anchor="_Toc68395811" w:history="1">
            <w:r w:rsidR="000452A9" w:rsidRPr="00D1012A">
              <w:rPr>
                <w:rStyle w:val="Hyperlink"/>
                <w:noProof/>
              </w:rPr>
              <w:t>Objectives</w:t>
            </w:r>
            <w:r w:rsidR="000452A9">
              <w:rPr>
                <w:noProof/>
                <w:webHidden/>
              </w:rPr>
              <w:tab/>
            </w:r>
            <w:r w:rsidR="000452A9">
              <w:rPr>
                <w:noProof/>
                <w:webHidden/>
              </w:rPr>
              <w:fldChar w:fldCharType="begin"/>
            </w:r>
            <w:r w:rsidR="000452A9">
              <w:rPr>
                <w:noProof/>
                <w:webHidden/>
              </w:rPr>
              <w:instrText xml:space="preserve"> PAGEREF _Toc68395811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79430833" w14:textId="1DC90233" w:rsidR="000452A9" w:rsidRDefault="00275D3C">
          <w:pPr>
            <w:pStyle w:val="TOC1"/>
            <w:rPr>
              <w:noProof/>
              <w:sz w:val="22"/>
              <w:szCs w:val="22"/>
              <w:lang w:eastAsia="en-CA"/>
            </w:rPr>
          </w:pPr>
          <w:hyperlink w:anchor="_Toc68395812" w:history="1">
            <w:r w:rsidR="000452A9" w:rsidRPr="00D1012A">
              <w:rPr>
                <w:rStyle w:val="Hyperlink"/>
                <w:noProof/>
              </w:rPr>
              <w:t>Data Description</w:t>
            </w:r>
            <w:r w:rsidR="000452A9">
              <w:rPr>
                <w:noProof/>
                <w:webHidden/>
              </w:rPr>
              <w:tab/>
            </w:r>
            <w:r w:rsidR="000452A9">
              <w:rPr>
                <w:noProof/>
                <w:webHidden/>
              </w:rPr>
              <w:fldChar w:fldCharType="begin"/>
            </w:r>
            <w:r w:rsidR="000452A9">
              <w:rPr>
                <w:noProof/>
                <w:webHidden/>
              </w:rPr>
              <w:instrText xml:space="preserve"> PAGEREF _Toc68395812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1B9E8790" w14:textId="632710C1" w:rsidR="000452A9" w:rsidRDefault="00275D3C">
          <w:pPr>
            <w:pStyle w:val="TOC3"/>
            <w:tabs>
              <w:tab w:val="right" w:leader="dot" w:pos="9350"/>
            </w:tabs>
            <w:rPr>
              <w:noProof/>
              <w:sz w:val="22"/>
              <w:szCs w:val="22"/>
              <w:lang w:eastAsia="en-CA"/>
            </w:rPr>
          </w:pPr>
          <w:hyperlink w:anchor="_Toc68395813" w:history="1">
            <w:r w:rsidR="000452A9" w:rsidRPr="00D1012A">
              <w:rPr>
                <w:rStyle w:val="Hyperlink"/>
                <w:noProof/>
              </w:rPr>
              <w:t>Gathering data – nba api</w:t>
            </w:r>
            <w:r w:rsidR="000452A9">
              <w:rPr>
                <w:noProof/>
                <w:webHidden/>
              </w:rPr>
              <w:tab/>
            </w:r>
            <w:r w:rsidR="000452A9">
              <w:rPr>
                <w:noProof/>
                <w:webHidden/>
              </w:rPr>
              <w:fldChar w:fldCharType="begin"/>
            </w:r>
            <w:r w:rsidR="000452A9">
              <w:rPr>
                <w:noProof/>
                <w:webHidden/>
              </w:rPr>
              <w:instrText xml:space="preserve"> PAGEREF _Toc68395813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2BC35CAE" w14:textId="2C9AFFC7" w:rsidR="000452A9" w:rsidRDefault="00275D3C">
          <w:pPr>
            <w:pStyle w:val="TOC1"/>
            <w:rPr>
              <w:noProof/>
              <w:sz w:val="22"/>
              <w:szCs w:val="22"/>
              <w:lang w:eastAsia="en-CA"/>
            </w:rPr>
          </w:pPr>
          <w:hyperlink w:anchor="_Toc68395814" w:history="1">
            <w:r w:rsidR="000452A9" w:rsidRPr="00D1012A">
              <w:rPr>
                <w:rStyle w:val="Hyperlink"/>
                <w:noProof/>
              </w:rPr>
              <w:t>Project Planning</w:t>
            </w:r>
            <w:r w:rsidR="000452A9">
              <w:rPr>
                <w:noProof/>
                <w:webHidden/>
              </w:rPr>
              <w:tab/>
            </w:r>
            <w:r w:rsidR="000452A9">
              <w:rPr>
                <w:noProof/>
                <w:webHidden/>
              </w:rPr>
              <w:fldChar w:fldCharType="begin"/>
            </w:r>
            <w:r w:rsidR="000452A9">
              <w:rPr>
                <w:noProof/>
                <w:webHidden/>
              </w:rPr>
              <w:instrText xml:space="preserve"> PAGEREF _Toc68395814 \h </w:instrText>
            </w:r>
            <w:r w:rsidR="000452A9">
              <w:rPr>
                <w:noProof/>
                <w:webHidden/>
              </w:rPr>
            </w:r>
            <w:r w:rsidR="000452A9">
              <w:rPr>
                <w:noProof/>
                <w:webHidden/>
              </w:rPr>
              <w:fldChar w:fldCharType="separate"/>
            </w:r>
            <w:r w:rsidR="000452A9">
              <w:rPr>
                <w:noProof/>
                <w:webHidden/>
              </w:rPr>
              <w:t>8</w:t>
            </w:r>
            <w:r w:rsidR="000452A9">
              <w:rPr>
                <w:noProof/>
                <w:webHidden/>
              </w:rPr>
              <w:fldChar w:fldCharType="end"/>
            </w:r>
          </w:hyperlink>
        </w:p>
        <w:p w14:paraId="00C74FFD" w14:textId="309D1BA5" w:rsidR="000452A9" w:rsidRDefault="00275D3C">
          <w:pPr>
            <w:pStyle w:val="TOC1"/>
            <w:rPr>
              <w:noProof/>
              <w:sz w:val="22"/>
              <w:szCs w:val="22"/>
              <w:lang w:eastAsia="en-CA"/>
            </w:rPr>
          </w:pPr>
          <w:hyperlink w:anchor="_Toc68395815" w:history="1">
            <w:r w:rsidR="000452A9" w:rsidRPr="00D1012A">
              <w:rPr>
                <w:rStyle w:val="Hyperlink"/>
                <w:noProof/>
              </w:rPr>
              <w:t>Implementations</w:t>
            </w:r>
            <w:r w:rsidR="000452A9">
              <w:rPr>
                <w:noProof/>
                <w:webHidden/>
              </w:rPr>
              <w:tab/>
            </w:r>
            <w:r w:rsidR="000452A9">
              <w:rPr>
                <w:noProof/>
                <w:webHidden/>
              </w:rPr>
              <w:fldChar w:fldCharType="begin"/>
            </w:r>
            <w:r w:rsidR="000452A9">
              <w:rPr>
                <w:noProof/>
                <w:webHidden/>
              </w:rPr>
              <w:instrText xml:space="preserve"> PAGEREF _Toc68395815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7954490A" w14:textId="16779061" w:rsidR="000452A9" w:rsidRDefault="00275D3C">
          <w:pPr>
            <w:pStyle w:val="TOC1"/>
            <w:rPr>
              <w:noProof/>
              <w:sz w:val="22"/>
              <w:szCs w:val="22"/>
              <w:lang w:eastAsia="en-CA"/>
            </w:rPr>
          </w:pPr>
          <w:hyperlink w:anchor="_Toc68395816" w:history="1">
            <w:r w:rsidR="000452A9" w:rsidRPr="00D1012A">
              <w:rPr>
                <w:rStyle w:val="Hyperlink"/>
                <w:noProof/>
              </w:rPr>
              <w:t>Data Preparation</w:t>
            </w:r>
            <w:r w:rsidR="000452A9">
              <w:rPr>
                <w:noProof/>
                <w:webHidden/>
              </w:rPr>
              <w:tab/>
            </w:r>
            <w:r w:rsidR="000452A9">
              <w:rPr>
                <w:noProof/>
                <w:webHidden/>
              </w:rPr>
              <w:fldChar w:fldCharType="begin"/>
            </w:r>
            <w:r w:rsidR="000452A9">
              <w:rPr>
                <w:noProof/>
                <w:webHidden/>
              </w:rPr>
              <w:instrText xml:space="preserve"> PAGEREF _Toc68395816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1830450" w14:textId="423C5F17" w:rsidR="000452A9" w:rsidRDefault="00275D3C">
          <w:pPr>
            <w:pStyle w:val="TOC1"/>
            <w:rPr>
              <w:noProof/>
              <w:sz w:val="22"/>
              <w:szCs w:val="22"/>
              <w:lang w:eastAsia="en-CA"/>
            </w:rPr>
          </w:pPr>
          <w:hyperlink w:anchor="_Toc68395817" w:history="1">
            <w:r w:rsidR="000452A9" w:rsidRPr="00D1012A">
              <w:rPr>
                <w:rStyle w:val="Hyperlink"/>
                <w:noProof/>
              </w:rPr>
              <w:t>Model configuration</w:t>
            </w:r>
            <w:r w:rsidR="000452A9">
              <w:rPr>
                <w:noProof/>
                <w:webHidden/>
              </w:rPr>
              <w:tab/>
            </w:r>
            <w:r w:rsidR="000452A9">
              <w:rPr>
                <w:noProof/>
                <w:webHidden/>
              </w:rPr>
              <w:fldChar w:fldCharType="begin"/>
            </w:r>
            <w:r w:rsidR="000452A9">
              <w:rPr>
                <w:noProof/>
                <w:webHidden/>
              </w:rPr>
              <w:instrText xml:space="preserve"> PAGEREF _Toc68395817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0A4943DD" w14:textId="0C97C8A0" w:rsidR="000452A9" w:rsidRDefault="00275D3C">
          <w:pPr>
            <w:pStyle w:val="TOC1"/>
            <w:rPr>
              <w:noProof/>
              <w:sz w:val="22"/>
              <w:szCs w:val="22"/>
              <w:lang w:eastAsia="en-CA"/>
            </w:rPr>
          </w:pPr>
          <w:hyperlink w:anchor="_Toc68395818" w:history="1">
            <w:r w:rsidR="000452A9" w:rsidRPr="00D1012A">
              <w:rPr>
                <w:rStyle w:val="Hyperlink"/>
                <w:noProof/>
              </w:rPr>
              <w:t>Data Analysis results</w:t>
            </w:r>
            <w:r w:rsidR="000452A9">
              <w:rPr>
                <w:noProof/>
                <w:webHidden/>
              </w:rPr>
              <w:tab/>
            </w:r>
            <w:r w:rsidR="000452A9">
              <w:rPr>
                <w:noProof/>
                <w:webHidden/>
              </w:rPr>
              <w:fldChar w:fldCharType="begin"/>
            </w:r>
            <w:r w:rsidR="000452A9">
              <w:rPr>
                <w:noProof/>
                <w:webHidden/>
              </w:rPr>
              <w:instrText xml:space="preserve"> PAGEREF _Toc68395818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7BD1DBF" w14:textId="3AEC389D" w:rsidR="000452A9" w:rsidRDefault="00275D3C">
          <w:pPr>
            <w:pStyle w:val="TOC1"/>
            <w:rPr>
              <w:noProof/>
              <w:sz w:val="22"/>
              <w:szCs w:val="22"/>
              <w:lang w:eastAsia="en-CA"/>
            </w:rPr>
          </w:pPr>
          <w:hyperlink w:anchor="_Toc68395819"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_Toc68395819 \h </w:instrText>
            </w:r>
            <w:r w:rsidR="000452A9">
              <w:rPr>
                <w:noProof/>
                <w:webHidden/>
              </w:rPr>
            </w:r>
            <w:r w:rsidR="000452A9">
              <w:rPr>
                <w:noProof/>
                <w:webHidden/>
              </w:rPr>
              <w:fldChar w:fldCharType="separate"/>
            </w:r>
            <w:r w:rsidR="000452A9">
              <w:rPr>
                <w:noProof/>
                <w:webHidden/>
              </w:rPr>
              <w:t>12</w:t>
            </w:r>
            <w:r w:rsidR="000452A9">
              <w:rPr>
                <w:noProof/>
                <w:webHidden/>
              </w:rPr>
              <w:fldChar w:fldCharType="end"/>
            </w:r>
          </w:hyperlink>
        </w:p>
        <w:p w14:paraId="6D2B0585" w14:textId="208576A5" w:rsidR="000452A9" w:rsidRDefault="00275D3C">
          <w:pPr>
            <w:pStyle w:val="TOC1"/>
            <w:rPr>
              <w:noProof/>
              <w:sz w:val="22"/>
              <w:szCs w:val="22"/>
              <w:lang w:eastAsia="en-CA"/>
            </w:rPr>
          </w:pPr>
          <w:hyperlink w:anchor="_Toc68395820" w:history="1">
            <w:r w:rsidR="000452A9" w:rsidRPr="00D1012A">
              <w:rPr>
                <w:rStyle w:val="Hyperlink"/>
                <w:noProof/>
              </w:rPr>
              <w:t>References</w:t>
            </w:r>
            <w:r w:rsidR="000452A9">
              <w:rPr>
                <w:noProof/>
                <w:webHidden/>
              </w:rPr>
              <w:tab/>
            </w:r>
            <w:r w:rsidR="000452A9">
              <w:rPr>
                <w:noProof/>
                <w:webHidden/>
              </w:rPr>
              <w:fldChar w:fldCharType="begin"/>
            </w:r>
            <w:r w:rsidR="000452A9">
              <w:rPr>
                <w:noProof/>
                <w:webHidden/>
              </w:rPr>
              <w:instrText xml:space="preserve"> PAGEREF _Toc68395820 \h </w:instrText>
            </w:r>
            <w:r w:rsidR="000452A9">
              <w:rPr>
                <w:noProof/>
                <w:webHidden/>
              </w:rPr>
            </w:r>
            <w:r w:rsidR="000452A9">
              <w:rPr>
                <w:noProof/>
                <w:webHidden/>
              </w:rPr>
              <w:fldChar w:fldCharType="separate"/>
            </w:r>
            <w:r w:rsidR="000452A9">
              <w:rPr>
                <w:noProof/>
                <w:webHidden/>
              </w:rPr>
              <w:t>13</w:t>
            </w:r>
            <w:r w:rsidR="000452A9">
              <w:rPr>
                <w:noProof/>
                <w:webHidden/>
              </w:rPr>
              <w:fldChar w:fldCharType="end"/>
            </w:r>
          </w:hyperlink>
        </w:p>
        <w:p w14:paraId="0E233284" w14:textId="267FB70E"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567011DD" w14:textId="430CBFC8" w:rsidR="00073D89" w:rsidRDefault="00F91C49">
      <w:pPr>
        <w:pStyle w:val="TableofFigures"/>
        <w:tabs>
          <w:tab w:val="right" w:leader="dot" w:pos="9350"/>
        </w:tabs>
        <w:rPr>
          <w:noProof/>
          <w:sz w:val="22"/>
          <w:szCs w:val="22"/>
          <w:lang w:eastAsia="ja-JP"/>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8457185" w:history="1">
        <w:r w:rsidR="00073D89" w:rsidRPr="00942F7D">
          <w:rPr>
            <w:rStyle w:val="Hyperlink"/>
            <w:rFonts w:cstheme="minorHAnsi"/>
            <w:noProof/>
          </w:rPr>
          <w:t>Figure 1 Example PlayerGameLogs data subset</w:t>
        </w:r>
        <w:r w:rsidR="00073D89">
          <w:rPr>
            <w:noProof/>
            <w:webHidden/>
          </w:rPr>
          <w:tab/>
        </w:r>
        <w:r w:rsidR="00073D89">
          <w:rPr>
            <w:noProof/>
            <w:webHidden/>
          </w:rPr>
          <w:fldChar w:fldCharType="begin"/>
        </w:r>
        <w:r w:rsidR="00073D89">
          <w:rPr>
            <w:noProof/>
            <w:webHidden/>
          </w:rPr>
          <w:instrText xml:space="preserve"> PAGEREF _Toc68457185 \h </w:instrText>
        </w:r>
        <w:r w:rsidR="00073D89">
          <w:rPr>
            <w:noProof/>
            <w:webHidden/>
          </w:rPr>
        </w:r>
        <w:r w:rsidR="00073D89">
          <w:rPr>
            <w:noProof/>
            <w:webHidden/>
          </w:rPr>
          <w:fldChar w:fldCharType="separate"/>
        </w:r>
        <w:r w:rsidR="00073D89">
          <w:rPr>
            <w:noProof/>
            <w:webHidden/>
          </w:rPr>
          <w:t>6</w:t>
        </w:r>
        <w:r w:rsidR="00073D89">
          <w:rPr>
            <w:noProof/>
            <w:webHidden/>
          </w:rPr>
          <w:fldChar w:fldCharType="end"/>
        </w:r>
      </w:hyperlink>
    </w:p>
    <w:p w14:paraId="246A3922" w14:textId="4D0E8A88" w:rsidR="00073D89" w:rsidRDefault="00275D3C">
      <w:pPr>
        <w:pStyle w:val="TableofFigures"/>
        <w:tabs>
          <w:tab w:val="right" w:leader="dot" w:pos="9350"/>
        </w:tabs>
        <w:rPr>
          <w:noProof/>
          <w:sz w:val="22"/>
          <w:szCs w:val="22"/>
          <w:lang w:eastAsia="ja-JP"/>
        </w:rPr>
      </w:pPr>
      <w:hyperlink w:anchor="_Toc68457186" w:history="1">
        <w:r w:rsidR="00073D89" w:rsidRPr="00942F7D">
          <w:rPr>
            <w:rStyle w:val="Hyperlink"/>
            <w:noProof/>
          </w:rPr>
          <w:t>Figure 2 Available features for data between 2005 to 2020 (NBA Media Ventures, LLC., 2021)</w:t>
        </w:r>
        <w:r w:rsidR="00073D89">
          <w:rPr>
            <w:noProof/>
            <w:webHidden/>
          </w:rPr>
          <w:tab/>
        </w:r>
        <w:r w:rsidR="00073D89">
          <w:rPr>
            <w:noProof/>
            <w:webHidden/>
          </w:rPr>
          <w:fldChar w:fldCharType="begin"/>
        </w:r>
        <w:r w:rsidR="00073D89">
          <w:rPr>
            <w:noProof/>
            <w:webHidden/>
          </w:rPr>
          <w:instrText xml:space="preserve"> PAGEREF _Toc68457186 \h </w:instrText>
        </w:r>
        <w:r w:rsidR="00073D89">
          <w:rPr>
            <w:noProof/>
            <w:webHidden/>
          </w:rPr>
        </w:r>
        <w:r w:rsidR="00073D89">
          <w:rPr>
            <w:noProof/>
            <w:webHidden/>
          </w:rPr>
          <w:fldChar w:fldCharType="separate"/>
        </w:r>
        <w:r w:rsidR="00073D89">
          <w:rPr>
            <w:noProof/>
            <w:webHidden/>
          </w:rPr>
          <w:t>7</w:t>
        </w:r>
        <w:r w:rsidR="00073D89">
          <w:rPr>
            <w:noProof/>
            <w:webHidden/>
          </w:rPr>
          <w:fldChar w:fldCharType="end"/>
        </w:r>
      </w:hyperlink>
    </w:p>
    <w:p w14:paraId="1A1E8BC5" w14:textId="2312F53F" w:rsidR="00073D89" w:rsidRDefault="00275D3C">
      <w:pPr>
        <w:pStyle w:val="TableofFigures"/>
        <w:tabs>
          <w:tab w:val="right" w:leader="dot" w:pos="9350"/>
        </w:tabs>
        <w:rPr>
          <w:noProof/>
          <w:sz w:val="22"/>
          <w:szCs w:val="22"/>
          <w:lang w:eastAsia="ja-JP"/>
        </w:rPr>
      </w:pPr>
      <w:hyperlink w:anchor="_Toc68457187" w:history="1">
        <w:r w:rsidR="00073D89" w:rsidRPr="00942F7D">
          <w:rPr>
            <w:rStyle w:val="Hyperlink"/>
            <w:noProof/>
          </w:rPr>
          <w:t>Figure 3 Example NBA Salary data subset</w:t>
        </w:r>
        <w:r w:rsidR="00073D89">
          <w:rPr>
            <w:noProof/>
            <w:webHidden/>
          </w:rPr>
          <w:tab/>
        </w:r>
        <w:r w:rsidR="00073D89">
          <w:rPr>
            <w:noProof/>
            <w:webHidden/>
          </w:rPr>
          <w:fldChar w:fldCharType="begin"/>
        </w:r>
        <w:r w:rsidR="00073D89">
          <w:rPr>
            <w:noProof/>
            <w:webHidden/>
          </w:rPr>
          <w:instrText xml:space="preserve"> PAGEREF _Toc68457187 \h </w:instrText>
        </w:r>
        <w:r w:rsidR="00073D89">
          <w:rPr>
            <w:noProof/>
            <w:webHidden/>
          </w:rPr>
        </w:r>
        <w:r w:rsidR="00073D89">
          <w:rPr>
            <w:noProof/>
            <w:webHidden/>
          </w:rPr>
          <w:fldChar w:fldCharType="separate"/>
        </w:r>
        <w:r w:rsidR="00073D89">
          <w:rPr>
            <w:noProof/>
            <w:webHidden/>
          </w:rPr>
          <w:t>8</w:t>
        </w:r>
        <w:r w:rsidR="00073D89">
          <w:rPr>
            <w:noProof/>
            <w:webHidden/>
          </w:rPr>
          <w:fldChar w:fldCharType="end"/>
        </w:r>
      </w:hyperlink>
    </w:p>
    <w:p w14:paraId="20E4C3CF" w14:textId="6212C633" w:rsidR="00073D89" w:rsidRDefault="00275D3C">
      <w:pPr>
        <w:pStyle w:val="TableofFigures"/>
        <w:tabs>
          <w:tab w:val="right" w:leader="dot" w:pos="9350"/>
        </w:tabs>
        <w:rPr>
          <w:noProof/>
          <w:sz w:val="22"/>
          <w:szCs w:val="22"/>
          <w:lang w:eastAsia="ja-JP"/>
        </w:rPr>
      </w:pPr>
      <w:hyperlink w:anchor="_Toc68457188" w:history="1">
        <w:r w:rsidR="00073D89" w:rsidRPr="00942F7D">
          <w:rPr>
            <w:rStyle w:val="Hyperlink"/>
            <w:noProof/>
          </w:rPr>
          <w:t>Figure 4 Available features for salary data between 2015 to 2025 (ESPN and HoopHype)</w:t>
        </w:r>
        <w:r w:rsidR="00073D89">
          <w:rPr>
            <w:noProof/>
            <w:webHidden/>
          </w:rPr>
          <w:tab/>
        </w:r>
        <w:r w:rsidR="00073D89">
          <w:rPr>
            <w:noProof/>
            <w:webHidden/>
          </w:rPr>
          <w:fldChar w:fldCharType="begin"/>
        </w:r>
        <w:r w:rsidR="00073D89">
          <w:rPr>
            <w:noProof/>
            <w:webHidden/>
          </w:rPr>
          <w:instrText xml:space="preserve"> PAGEREF _Toc68457188 \h </w:instrText>
        </w:r>
        <w:r w:rsidR="00073D89">
          <w:rPr>
            <w:noProof/>
            <w:webHidden/>
          </w:rPr>
        </w:r>
        <w:r w:rsidR="00073D89">
          <w:rPr>
            <w:noProof/>
            <w:webHidden/>
          </w:rPr>
          <w:fldChar w:fldCharType="separate"/>
        </w:r>
        <w:r w:rsidR="00073D89">
          <w:rPr>
            <w:noProof/>
            <w:webHidden/>
          </w:rPr>
          <w:t>8</w:t>
        </w:r>
        <w:r w:rsidR="00073D89">
          <w:rPr>
            <w:noProof/>
            <w:webHidden/>
          </w:rPr>
          <w:fldChar w:fldCharType="end"/>
        </w:r>
      </w:hyperlink>
    </w:p>
    <w:p w14:paraId="03389B5E" w14:textId="2668EF30" w:rsidR="00073D89" w:rsidRDefault="00275D3C">
      <w:pPr>
        <w:pStyle w:val="TableofFigures"/>
        <w:tabs>
          <w:tab w:val="right" w:leader="dot" w:pos="9350"/>
        </w:tabs>
        <w:rPr>
          <w:noProof/>
          <w:sz w:val="22"/>
          <w:szCs w:val="22"/>
          <w:lang w:eastAsia="ja-JP"/>
        </w:rPr>
      </w:pPr>
      <w:hyperlink w:anchor="_Toc68457189" w:history="1">
        <w:r w:rsidR="00073D89" w:rsidRPr="00942F7D">
          <w:rPr>
            <w:rStyle w:val="Hyperlink"/>
            <w:noProof/>
          </w:rPr>
          <w:t>Figure 5 High level project schedule and milestones</w:t>
        </w:r>
        <w:r w:rsidR="00073D89">
          <w:rPr>
            <w:noProof/>
            <w:webHidden/>
          </w:rPr>
          <w:tab/>
        </w:r>
        <w:r w:rsidR="00073D89">
          <w:rPr>
            <w:noProof/>
            <w:webHidden/>
          </w:rPr>
          <w:fldChar w:fldCharType="begin"/>
        </w:r>
        <w:r w:rsidR="00073D89">
          <w:rPr>
            <w:noProof/>
            <w:webHidden/>
          </w:rPr>
          <w:instrText xml:space="preserve"> PAGEREF _Toc68457189 \h </w:instrText>
        </w:r>
        <w:r w:rsidR="00073D89">
          <w:rPr>
            <w:noProof/>
            <w:webHidden/>
          </w:rPr>
        </w:r>
        <w:r w:rsidR="00073D89">
          <w:rPr>
            <w:noProof/>
            <w:webHidden/>
          </w:rPr>
          <w:fldChar w:fldCharType="separate"/>
        </w:r>
        <w:r w:rsidR="00073D89">
          <w:rPr>
            <w:noProof/>
            <w:webHidden/>
          </w:rPr>
          <w:t>9</w:t>
        </w:r>
        <w:r w:rsidR="00073D89">
          <w:rPr>
            <w:noProof/>
            <w:webHidden/>
          </w:rPr>
          <w:fldChar w:fldCharType="end"/>
        </w:r>
      </w:hyperlink>
    </w:p>
    <w:p w14:paraId="2DAD1D59" w14:textId="057DEC7F" w:rsidR="00073D89" w:rsidRDefault="00275D3C">
      <w:pPr>
        <w:pStyle w:val="TableofFigures"/>
        <w:tabs>
          <w:tab w:val="right" w:leader="dot" w:pos="9350"/>
        </w:tabs>
        <w:rPr>
          <w:noProof/>
          <w:sz w:val="22"/>
          <w:szCs w:val="22"/>
          <w:lang w:eastAsia="ja-JP"/>
        </w:rPr>
      </w:pPr>
      <w:hyperlink w:anchor="_Toc68457190" w:history="1">
        <w:r w:rsidR="00073D89" w:rsidRPr="00942F7D">
          <w:rPr>
            <w:rStyle w:val="Hyperlink"/>
            <w:noProof/>
          </w:rPr>
          <w:t>Figure 6 Gantt Chart of the overall project plan</w:t>
        </w:r>
        <w:r w:rsidR="00073D89">
          <w:rPr>
            <w:noProof/>
            <w:webHidden/>
          </w:rPr>
          <w:tab/>
        </w:r>
        <w:r w:rsidR="00073D89">
          <w:rPr>
            <w:noProof/>
            <w:webHidden/>
          </w:rPr>
          <w:fldChar w:fldCharType="begin"/>
        </w:r>
        <w:r w:rsidR="00073D89">
          <w:rPr>
            <w:noProof/>
            <w:webHidden/>
          </w:rPr>
          <w:instrText xml:space="preserve"> PAGEREF _Toc68457190 \h </w:instrText>
        </w:r>
        <w:r w:rsidR="00073D89">
          <w:rPr>
            <w:noProof/>
            <w:webHidden/>
          </w:rPr>
        </w:r>
        <w:r w:rsidR="00073D89">
          <w:rPr>
            <w:noProof/>
            <w:webHidden/>
          </w:rPr>
          <w:fldChar w:fldCharType="separate"/>
        </w:r>
        <w:r w:rsidR="00073D89">
          <w:rPr>
            <w:noProof/>
            <w:webHidden/>
          </w:rPr>
          <w:t>9</w:t>
        </w:r>
        <w:r w:rsidR="00073D89">
          <w:rPr>
            <w:noProof/>
            <w:webHidden/>
          </w:rPr>
          <w:fldChar w:fldCharType="end"/>
        </w:r>
      </w:hyperlink>
    </w:p>
    <w:p w14:paraId="654B9BA6" w14:textId="78AC1CE2" w:rsidR="00073D89" w:rsidRDefault="00275D3C">
      <w:pPr>
        <w:pStyle w:val="TableofFigures"/>
        <w:tabs>
          <w:tab w:val="right" w:leader="dot" w:pos="9350"/>
        </w:tabs>
        <w:rPr>
          <w:noProof/>
          <w:sz w:val="22"/>
          <w:szCs w:val="22"/>
          <w:lang w:eastAsia="ja-JP"/>
        </w:rPr>
      </w:pPr>
      <w:hyperlink w:anchor="_Toc68457191" w:history="1">
        <w:r w:rsidR="00073D89" w:rsidRPr="00942F7D">
          <w:rPr>
            <w:rStyle w:val="Hyperlink"/>
            <w:noProof/>
          </w:rPr>
          <w:t>Figure 7 Heat map for Toronto Raptors (Regular Seasons 2004 to 2020)</w:t>
        </w:r>
        <w:r w:rsidR="00073D89">
          <w:rPr>
            <w:noProof/>
            <w:webHidden/>
          </w:rPr>
          <w:tab/>
        </w:r>
        <w:r w:rsidR="00073D89">
          <w:rPr>
            <w:noProof/>
            <w:webHidden/>
          </w:rPr>
          <w:fldChar w:fldCharType="begin"/>
        </w:r>
        <w:r w:rsidR="00073D89">
          <w:rPr>
            <w:noProof/>
            <w:webHidden/>
          </w:rPr>
          <w:instrText xml:space="preserve"> PAGEREF _Toc68457191 \h </w:instrText>
        </w:r>
        <w:r w:rsidR="00073D89">
          <w:rPr>
            <w:noProof/>
            <w:webHidden/>
          </w:rPr>
        </w:r>
        <w:r w:rsidR="00073D89">
          <w:rPr>
            <w:noProof/>
            <w:webHidden/>
          </w:rPr>
          <w:fldChar w:fldCharType="separate"/>
        </w:r>
        <w:r w:rsidR="00073D89">
          <w:rPr>
            <w:noProof/>
            <w:webHidden/>
          </w:rPr>
          <w:t>12</w:t>
        </w:r>
        <w:r w:rsidR="00073D89">
          <w:rPr>
            <w:noProof/>
            <w:webHidden/>
          </w:rPr>
          <w:fldChar w:fldCharType="end"/>
        </w:r>
      </w:hyperlink>
    </w:p>
    <w:p w14:paraId="209F289E" w14:textId="010DDB77" w:rsidR="00073D89" w:rsidRDefault="00275D3C">
      <w:pPr>
        <w:pStyle w:val="TableofFigures"/>
        <w:tabs>
          <w:tab w:val="right" w:leader="dot" w:pos="9350"/>
        </w:tabs>
        <w:rPr>
          <w:noProof/>
          <w:sz w:val="22"/>
          <w:szCs w:val="22"/>
          <w:lang w:eastAsia="ja-JP"/>
        </w:rPr>
      </w:pPr>
      <w:hyperlink w:anchor="_Toc68457192" w:history="1">
        <w:r w:rsidR="00073D89" w:rsidRPr="00942F7D">
          <w:rPr>
            <w:rStyle w:val="Hyperlink"/>
            <w:noProof/>
          </w:rPr>
          <w:t>Figure 10 Accuracy / F1-Score / Sensitivity / Specificity by Model Comparison</w:t>
        </w:r>
        <w:r w:rsidR="00073D89">
          <w:rPr>
            <w:noProof/>
            <w:webHidden/>
          </w:rPr>
          <w:tab/>
        </w:r>
        <w:r w:rsidR="00073D89">
          <w:rPr>
            <w:noProof/>
            <w:webHidden/>
          </w:rPr>
          <w:fldChar w:fldCharType="begin"/>
        </w:r>
        <w:r w:rsidR="00073D89">
          <w:rPr>
            <w:noProof/>
            <w:webHidden/>
          </w:rPr>
          <w:instrText xml:space="preserve"> PAGEREF _Toc68457192 \h </w:instrText>
        </w:r>
        <w:r w:rsidR="00073D89">
          <w:rPr>
            <w:noProof/>
            <w:webHidden/>
          </w:rPr>
        </w:r>
        <w:r w:rsidR="00073D89">
          <w:rPr>
            <w:noProof/>
            <w:webHidden/>
          </w:rPr>
          <w:fldChar w:fldCharType="separate"/>
        </w:r>
        <w:r w:rsidR="00073D89">
          <w:rPr>
            <w:noProof/>
            <w:webHidden/>
          </w:rPr>
          <w:t>14</w:t>
        </w:r>
        <w:r w:rsidR="00073D89">
          <w:rPr>
            <w:noProof/>
            <w:webHidden/>
          </w:rPr>
          <w:fldChar w:fldCharType="end"/>
        </w:r>
      </w:hyperlink>
    </w:p>
    <w:p w14:paraId="14E5EBCD" w14:textId="4EAD8BC4" w:rsidR="00073D89" w:rsidRDefault="00275D3C">
      <w:pPr>
        <w:pStyle w:val="TableofFigures"/>
        <w:tabs>
          <w:tab w:val="right" w:leader="dot" w:pos="9350"/>
        </w:tabs>
        <w:rPr>
          <w:noProof/>
          <w:sz w:val="22"/>
          <w:szCs w:val="22"/>
          <w:lang w:eastAsia="ja-JP"/>
        </w:rPr>
      </w:pPr>
      <w:hyperlink w:anchor="_Toc68457193" w:history="1">
        <w:r w:rsidR="00073D89" w:rsidRPr="00942F7D">
          <w:rPr>
            <w:rStyle w:val="Hyperlink"/>
            <w:noProof/>
          </w:rPr>
          <w:t>Figure 11 Plot of Feature Importance by Model</w:t>
        </w:r>
        <w:r w:rsidR="00073D89">
          <w:rPr>
            <w:noProof/>
            <w:webHidden/>
          </w:rPr>
          <w:tab/>
        </w:r>
        <w:r w:rsidR="00073D89">
          <w:rPr>
            <w:noProof/>
            <w:webHidden/>
          </w:rPr>
          <w:fldChar w:fldCharType="begin"/>
        </w:r>
        <w:r w:rsidR="00073D89">
          <w:rPr>
            <w:noProof/>
            <w:webHidden/>
          </w:rPr>
          <w:instrText xml:space="preserve"> PAGEREF _Toc68457193 \h </w:instrText>
        </w:r>
        <w:r w:rsidR="00073D89">
          <w:rPr>
            <w:noProof/>
            <w:webHidden/>
          </w:rPr>
        </w:r>
        <w:r w:rsidR="00073D89">
          <w:rPr>
            <w:noProof/>
            <w:webHidden/>
          </w:rPr>
          <w:fldChar w:fldCharType="separate"/>
        </w:r>
        <w:r w:rsidR="00073D89">
          <w:rPr>
            <w:noProof/>
            <w:webHidden/>
          </w:rPr>
          <w:t>15</w:t>
        </w:r>
        <w:r w:rsidR="00073D89">
          <w:rPr>
            <w:noProof/>
            <w:webHidden/>
          </w:rPr>
          <w:fldChar w:fldCharType="end"/>
        </w:r>
      </w:hyperlink>
    </w:p>
    <w:p w14:paraId="5393C601" w14:textId="33AD2152" w:rsidR="00073D89" w:rsidRDefault="00275D3C">
      <w:pPr>
        <w:pStyle w:val="TableofFigures"/>
        <w:tabs>
          <w:tab w:val="right" w:leader="dot" w:pos="9350"/>
        </w:tabs>
        <w:rPr>
          <w:noProof/>
          <w:sz w:val="22"/>
          <w:szCs w:val="22"/>
          <w:lang w:eastAsia="ja-JP"/>
        </w:rPr>
      </w:pPr>
      <w:hyperlink w:anchor="_Toc68457194" w:history="1">
        <w:r w:rsidR="00073D89" w:rsidRPr="00942F7D">
          <w:rPr>
            <w:rStyle w:val="Hyperlink"/>
            <w:noProof/>
          </w:rPr>
          <w:t>Figure 12 Model Feature Importance</w:t>
        </w:r>
        <w:r w:rsidR="00073D89">
          <w:rPr>
            <w:noProof/>
            <w:webHidden/>
          </w:rPr>
          <w:tab/>
        </w:r>
        <w:r w:rsidR="00073D89">
          <w:rPr>
            <w:noProof/>
            <w:webHidden/>
          </w:rPr>
          <w:fldChar w:fldCharType="begin"/>
        </w:r>
        <w:r w:rsidR="00073D89">
          <w:rPr>
            <w:noProof/>
            <w:webHidden/>
          </w:rPr>
          <w:instrText xml:space="preserve"> PAGEREF _Toc68457194 \h </w:instrText>
        </w:r>
        <w:r w:rsidR="00073D89">
          <w:rPr>
            <w:noProof/>
            <w:webHidden/>
          </w:rPr>
        </w:r>
        <w:r w:rsidR="00073D89">
          <w:rPr>
            <w:noProof/>
            <w:webHidden/>
          </w:rPr>
          <w:fldChar w:fldCharType="separate"/>
        </w:r>
        <w:r w:rsidR="00073D89">
          <w:rPr>
            <w:noProof/>
            <w:webHidden/>
          </w:rPr>
          <w:t>16</w:t>
        </w:r>
        <w:r w:rsidR="00073D89">
          <w:rPr>
            <w:noProof/>
            <w:webHidden/>
          </w:rPr>
          <w:fldChar w:fldCharType="end"/>
        </w:r>
      </w:hyperlink>
    </w:p>
    <w:p w14:paraId="729D110C" w14:textId="671FE67C" w:rsidR="00882DB0" w:rsidRDefault="00F91C49" w:rsidP="009A54B0">
      <w:pPr>
        <w:jc w:val="center"/>
        <w:rPr>
          <w:rFonts w:ascii="Arial" w:hAnsi="Arial" w:cs="Arial"/>
        </w:rPr>
      </w:pPr>
      <w:r>
        <w:rPr>
          <w:rFonts w:ascii="Arial" w:hAnsi="Arial" w:cs="Arial"/>
        </w:rPr>
        <w:fldChar w:fldCharType="end"/>
      </w:r>
    </w:p>
    <w:p w14:paraId="64A74713" w14:textId="77777777" w:rsidR="00882DB0" w:rsidRDefault="00882DB0" w:rsidP="009A54B0">
      <w:pPr>
        <w:jc w:val="center"/>
        <w:rPr>
          <w:rFonts w:ascii="Arial" w:hAnsi="Arial" w:cs="Arial"/>
        </w:rPr>
      </w:pPr>
      <w:r>
        <w:rPr>
          <w:rFonts w:ascii="Arial" w:hAnsi="Arial" w:cs="Arial"/>
        </w:rPr>
        <w:lastRenderedPageBreak/>
        <w:br w:type="page"/>
      </w:r>
    </w:p>
    <w:p w14:paraId="685F6F23" w14:textId="6056A494" w:rsidR="003D4D96" w:rsidRDefault="00882DB0" w:rsidP="009A54B0">
      <w:pPr>
        <w:pStyle w:val="Heading1"/>
        <w:jc w:val="center"/>
      </w:pPr>
      <w:bookmarkStart w:id="0" w:name="_Toc68395804"/>
      <w:r>
        <w:lastRenderedPageBreak/>
        <w:t>Executive Summary</w:t>
      </w:r>
      <w:bookmarkEnd w:id="0"/>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1" w:name="_Toc68395805"/>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1"/>
    </w:p>
    <w:p w14:paraId="44DFF333" w14:textId="53A275A2" w:rsidR="00F6772F" w:rsidRPr="00CF26EF" w:rsidRDefault="00F6772F" w:rsidP="00F6772F">
      <w:pPr>
        <w:pStyle w:val="Heading3"/>
        <w:rPr>
          <w:sz w:val="22"/>
          <w:szCs w:val="22"/>
        </w:rPr>
      </w:pPr>
      <w:bookmarkStart w:id="2" w:name="_Toc68395806"/>
      <w:r w:rsidRPr="00CF26EF">
        <w:rPr>
          <w:sz w:val="22"/>
          <w:szCs w:val="22"/>
        </w:rPr>
        <w:t xml:space="preserve">Problem </w:t>
      </w:r>
      <w:r w:rsidR="00EE284D" w:rsidRPr="00CF26EF">
        <w:rPr>
          <w:sz w:val="22"/>
          <w:szCs w:val="22"/>
        </w:rPr>
        <w:t>Description</w:t>
      </w:r>
      <w:bookmarkEnd w:id="2"/>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3" w:name="_Toc68395807"/>
      <w:r w:rsidRPr="00CF26EF">
        <w:rPr>
          <w:sz w:val="22"/>
          <w:szCs w:val="22"/>
        </w:rPr>
        <w:t>Analysis</w:t>
      </w:r>
      <w:bookmarkEnd w:id="3"/>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4" w:name="_Toc68395808"/>
      <w:r w:rsidRPr="00CF26EF">
        <w:rPr>
          <w:sz w:val="22"/>
          <w:szCs w:val="22"/>
        </w:rPr>
        <w:t>R</w:t>
      </w:r>
      <w:r w:rsidR="00ED4945" w:rsidRPr="00CF26EF">
        <w:rPr>
          <w:sz w:val="22"/>
          <w:szCs w:val="22"/>
        </w:rPr>
        <w:t>ecommendations</w:t>
      </w:r>
      <w:bookmarkEnd w:id="4"/>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5" w:name="_Toc68395809"/>
      <w:bookmarkStart w:id="6" w:name="_Hlk68313873"/>
      <w:r w:rsidRPr="00CF26EF">
        <w:rPr>
          <w:sz w:val="22"/>
          <w:szCs w:val="22"/>
        </w:rPr>
        <w:t>Additional Considerations</w:t>
      </w:r>
      <w:bookmarkEnd w:id="5"/>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6"/>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7" w:name="_Toc68395810"/>
      <w:r w:rsidRPr="00C16B5A">
        <w:lastRenderedPageBreak/>
        <w:t>Business</w:t>
      </w:r>
      <w:r w:rsidRPr="000750EB">
        <w:t xml:space="preserve"> Goal</w:t>
      </w:r>
      <w:bookmarkEnd w:id="7"/>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8" w:name="_Toc68395811"/>
      <w:r>
        <w:rPr>
          <w:rStyle w:val="Heading1Char"/>
          <w:caps/>
          <w:shd w:val="clear" w:color="auto" w:fill="auto"/>
        </w:rPr>
        <w:t>Objectives</w:t>
      </w:r>
      <w:bookmarkEnd w:id="8"/>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9" w:name="_Toc68395812"/>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9"/>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0" w:name="_Toc68395813"/>
      <w:r w:rsidRPr="00CF26EF">
        <w:rPr>
          <w:sz w:val="22"/>
          <w:szCs w:val="22"/>
        </w:rPr>
        <w:t>Gathering data – nba api</w:t>
      </w:r>
      <w:bookmarkEnd w:id="10"/>
    </w:p>
    <w:p w14:paraId="6110961C" w14:textId="1DA16457" w:rsidR="004F423D" w:rsidRDefault="00CC1224" w:rsidP="00791079">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8"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9"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 xml:space="preserve">A player or team’s base statistics are updated simultaneously with the game and in real time. </w:t>
      </w:r>
      <w:commentRangeStart w:id="11"/>
      <w:r w:rsidR="00791079" w:rsidRPr="00341D02">
        <w:rPr>
          <w:rFonts w:cstheme="minorHAnsi"/>
          <w:sz w:val="22"/>
          <w:szCs w:val="22"/>
        </w:rPr>
        <w:t>The advanced stats are updated between 10-15 minutes after a game</w:t>
      </w:r>
      <w:r w:rsidR="00FB1C0E">
        <w:rPr>
          <w:rFonts w:cstheme="minorHAnsi"/>
          <w:sz w:val="22"/>
          <w:szCs w:val="22"/>
        </w:rPr>
        <w:t xml:space="preserve"> is</w:t>
      </w:r>
      <w:r w:rsidR="00791079" w:rsidRPr="00341D02">
        <w:rPr>
          <w:rFonts w:cstheme="minorHAnsi"/>
          <w:sz w:val="22"/>
          <w:szCs w:val="22"/>
        </w:rPr>
        <w:t xml:space="preserve"> finishe</w:t>
      </w:r>
      <w:r w:rsidR="00FB1C0E">
        <w:rPr>
          <w:rFonts w:cstheme="minorHAnsi"/>
          <w:sz w:val="22"/>
          <w:szCs w:val="22"/>
        </w:rPr>
        <w:t>d</w:t>
      </w:r>
      <w:r w:rsidR="00791079" w:rsidRPr="00341D02">
        <w:rPr>
          <w:rFonts w:cstheme="minorHAnsi"/>
          <w:sz w:val="22"/>
          <w:szCs w:val="22"/>
        </w:rPr>
        <w:t>.</w:t>
      </w:r>
      <w:commentRangeEnd w:id="11"/>
      <w:r w:rsidR="00275D3C">
        <w:rPr>
          <w:rStyle w:val="CommentReference"/>
        </w:rPr>
        <w:commentReference w:id="11"/>
      </w:r>
      <w:r w:rsidR="00791079">
        <w:rPr>
          <w:rFonts w:cstheme="minorHAnsi"/>
          <w:sz w:val="22"/>
          <w:szCs w:val="22"/>
        </w:rPr>
        <w:t xml:space="preserve"> </w:t>
      </w:r>
      <w:proofErr w:type="spellStart"/>
      <w:r w:rsidR="001E778B" w:rsidRPr="006A4A34">
        <w:rPr>
          <w:rFonts w:cstheme="minorHAnsi"/>
          <w:sz w:val="22"/>
          <w:szCs w:val="22"/>
        </w:rPr>
        <w:t>nba_api</w:t>
      </w:r>
      <w:proofErr w:type="spellEnd"/>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3EB6CA5" w14:textId="77777777" w:rsidR="006A4A34" w:rsidRPr="006A4A34" w:rsidRDefault="006A4A34" w:rsidP="006A4A34">
      <w:pPr>
        <w:pStyle w:val="NoSpacing"/>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proofErr w:type="spellStart"/>
      <w:r w:rsidRPr="00650B8D">
        <w:rPr>
          <w:rFonts w:cstheme="minorHAnsi"/>
          <w:sz w:val="22"/>
          <w:szCs w:val="22"/>
        </w:rPr>
        <w:t>PlayerGameLogs</w:t>
      </w:r>
      <w:proofErr w:type="spellEnd"/>
      <w:r w:rsidRPr="00650B8D">
        <w:rPr>
          <w:rFonts w:cstheme="minorHAnsi"/>
          <w:sz w:val="22"/>
          <w:szCs w:val="22"/>
        </w:rPr>
        <w:t xml:space="preserve">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083DB315" w:rsidR="004C629B" w:rsidRDefault="004C629B" w:rsidP="00650B8D">
      <w:pPr>
        <w:pStyle w:val="Caption"/>
        <w:spacing w:after="0"/>
        <w:rPr>
          <w:rFonts w:cstheme="minorHAnsi"/>
          <w:sz w:val="22"/>
          <w:szCs w:val="22"/>
        </w:rPr>
      </w:pPr>
    </w:p>
    <w:p w14:paraId="5E994B41" w14:textId="64E97C00" w:rsidR="006420E7" w:rsidRPr="006420E7" w:rsidRDefault="006420E7" w:rsidP="006420E7">
      <w:commentRangeStart w:id="12"/>
      <w:r w:rsidRPr="006420E7">
        <w:rPr>
          <w:noProof/>
        </w:rPr>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4075"/>
                    </a:xfrm>
                    <a:prstGeom prst="rect">
                      <a:avLst/>
                    </a:prstGeom>
                  </pic:spPr>
                </pic:pic>
              </a:graphicData>
            </a:graphic>
          </wp:inline>
        </w:drawing>
      </w:r>
      <w:commentRangeEnd w:id="12"/>
      <w:r w:rsidR="00275D3C">
        <w:rPr>
          <w:rStyle w:val="CommentReference"/>
        </w:rPr>
        <w:commentReference w:id="12"/>
      </w:r>
    </w:p>
    <w:p w14:paraId="408A488F" w14:textId="5A6CFEA3" w:rsidR="006D36BD" w:rsidRPr="00F85894" w:rsidRDefault="006D36BD" w:rsidP="00F85894">
      <w:pPr>
        <w:pStyle w:val="Caption"/>
        <w:spacing w:after="0"/>
        <w:jc w:val="center"/>
        <w:rPr>
          <w:rFonts w:cstheme="minorHAnsi"/>
        </w:rPr>
      </w:pPr>
      <w:bookmarkStart w:id="13" w:name="_Toc68457185"/>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073D89">
        <w:rPr>
          <w:rFonts w:cstheme="minorHAnsi"/>
          <w:noProof/>
        </w:rPr>
        <w:t>1</w:t>
      </w:r>
      <w:r w:rsidR="004F3661" w:rsidRPr="00F85894">
        <w:rPr>
          <w:rFonts w:cstheme="minorHAnsi"/>
          <w:noProof/>
        </w:rPr>
        <w:fldChar w:fldCharType="end"/>
      </w:r>
      <w:r w:rsidRPr="00F85894">
        <w:rPr>
          <w:rFonts w:cstheme="minorHAnsi"/>
        </w:rPr>
        <w:t xml:space="preserve"> Example </w:t>
      </w:r>
      <w:proofErr w:type="spellStart"/>
      <w:r w:rsidRPr="00F85894">
        <w:rPr>
          <w:rFonts w:cstheme="minorHAnsi"/>
        </w:rPr>
        <w:t>PlayerGameLogs</w:t>
      </w:r>
      <w:proofErr w:type="spellEnd"/>
      <w:r w:rsidRPr="00F85894">
        <w:rPr>
          <w:rFonts w:cstheme="minorHAnsi"/>
        </w:rPr>
        <w:t xml:space="preserve"> data subset</w:t>
      </w:r>
      <w:bookmarkEnd w:id="13"/>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2168"/>
        <w:gridCol w:w="1034"/>
        <w:gridCol w:w="1834"/>
        <w:gridCol w:w="4314"/>
      </w:tblGrid>
      <w:tr w:rsidR="004C629B" w:rsidRPr="00650B8D" w14:paraId="2F258BC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commentRangeStart w:id="14"/>
            <w:r w:rsidRPr="00650B8D">
              <w:rPr>
                <w:rFonts w:eastAsia="Times New Roman" w:cstheme="minorHAnsi"/>
                <w:b/>
                <w:bCs/>
                <w:color w:val="FFFFFF"/>
                <w:sz w:val="16"/>
                <w:szCs w:val="16"/>
                <w:lang w:eastAsia="ja-JP"/>
              </w:rPr>
              <w:t>Attributes</w:t>
            </w:r>
            <w:commentRangeEnd w:id="14"/>
            <w:r w:rsidR="00275D3C">
              <w:rPr>
                <w:rStyle w:val="CommentReference"/>
              </w:rPr>
              <w:commentReference w:id="14"/>
            </w:r>
          </w:p>
        </w:tc>
        <w:tc>
          <w:tcPr>
            <w:tcW w:w="553"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Data Type</w:t>
            </w:r>
          </w:p>
        </w:tc>
        <w:tc>
          <w:tcPr>
            <w:tcW w:w="981"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Example value</w:t>
            </w:r>
          </w:p>
        </w:tc>
        <w:tc>
          <w:tcPr>
            <w:tcW w:w="2307"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650B8D" w:rsidRDefault="004C629B" w:rsidP="00FB7456">
            <w:pPr>
              <w:spacing w:before="0" w:after="0" w:line="240" w:lineRule="auto"/>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Definitions</w:t>
            </w:r>
          </w:p>
        </w:tc>
      </w:tr>
      <w:tr w:rsidR="004C629B" w:rsidRPr="00650B8D" w14:paraId="54A4F04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SEASON_YEAR</w:t>
            </w:r>
          </w:p>
        </w:tc>
        <w:tc>
          <w:tcPr>
            <w:tcW w:w="553" w:type="pct"/>
            <w:tcBorders>
              <w:top w:val="nil"/>
              <w:left w:val="nil"/>
              <w:bottom w:val="single" w:sz="4" w:space="0" w:color="auto"/>
              <w:right w:val="single" w:sz="4" w:space="0" w:color="auto"/>
            </w:tcBorders>
            <w:shd w:val="clear" w:color="auto" w:fill="auto"/>
            <w:hideMark/>
          </w:tcPr>
          <w:p w14:paraId="19B5C45B"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B34AC2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2015-16</w:t>
            </w:r>
          </w:p>
        </w:tc>
        <w:tc>
          <w:tcPr>
            <w:tcW w:w="2307" w:type="pct"/>
            <w:tcBorders>
              <w:top w:val="nil"/>
              <w:left w:val="nil"/>
              <w:bottom w:val="single" w:sz="4" w:space="0" w:color="auto"/>
              <w:right w:val="single" w:sz="4" w:space="0" w:color="auto"/>
            </w:tcBorders>
            <w:shd w:val="clear" w:color="auto" w:fill="auto"/>
            <w:hideMark/>
          </w:tcPr>
          <w:p w14:paraId="2EBE468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NBA season</w:t>
            </w:r>
          </w:p>
        </w:tc>
      </w:tr>
      <w:tr w:rsidR="004C629B" w:rsidRPr="00650B8D" w14:paraId="23FD51D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PLAYER_ID</w:t>
            </w:r>
          </w:p>
        </w:tc>
        <w:tc>
          <w:tcPr>
            <w:tcW w:w="553" w:type="pct"/>
            <w:tcBorders>
              <w:top w:val="nil"/>
              <w:left w:val="nil"/>
              <w:bottom w:val="single" w:sz="4" w:space="0" w:color="auto"/>
              <w:right w:val="single" w:sz="4" w:space="0" w:color="auto"/>
            </w:tcBorders>
            <w:shd w:val="clear" w:color="auto" w:fill="auto"/>
            <w:hideMark/>
          </w:tcPr>
          <w:p w14:paraId="39D212B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D85DF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202710</w:t>
            </w:r>
          </w:p>
        </w:tc>
        <w:tc>
          <w:tcPr>
            <w:tcW w:w="2307" w:type="pct"/>
            <w:tcBorders>
              <w:top w:val="nil"/>
              <w:left w:val="nil"/>
              <w:bottom w:val="single" w:sz="4" w:space="0" w:color="auto"/>
              <w:right w:val="single" w:sz="4" w:space="0" w:color="auto"/>
            </w:tcBorders>
            <w:shd w:val="clear" w:color="auto" w:fill="auto"/>
            <w:hideMark/>
          </w:tcPr>
          <w:p w14:paraId="4898ABA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Unique ID</w:t>
            </w:r>
          </w:p>
        </w:tc>
      </w:tr>
      <w:tr w:rsidR="004C629B" w:rsidRPr="00650B8D" w14:paraId="6FE0B5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PLAYER_NAME</w:t>
            </w:r>
          </w:p>
        </w:tc>
        <w:tc>
          <w:tcPr>
            <w:tcW w:w="553" w:type="pct"/>
            <w:tcBorders>
              <w:top w:val="nil"/>
              <w:left w:val="nil"/>
              <w:bottom w:val="single" w:sz="4" w:space="0" w:color="auto"/>
              <w:right w:val="single" w:sz="4" w:space="0" w:color="auto"/>
            </w:tcBorders>
            <w:shd w:val="clear" w:color="auto" w:fill="auto"/>
            <w:hideMark/>
          </w:tcPr>
          <w:p w14:paraId="485055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1611C8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Jimmy Butler</w:t>
            </w:r>
          </w:p>
        </w:tc>
        <w:tc>
          <w:tcPr>
            <w:tcW w:w="2307" w:type="pct"/>
            <w:tcBorders>
              <w:top w:val="nil"/>
              <w:left w:val="nil"/>
              <w:bottom w:val="single" w:sz="4" w:space="0" w:color="auto"/>
              <w:right w:val="single" w:sz="4" w:space="0" w:color="auto"/>
            </w:tcBorders>
            <w:shd w:val="clear" w:color="auto" w:fill="auto"/>
            <w:hideMark/>
          </w:tcPr>
          <w:p w14:paraId="558F27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name</w:t>
            </w:r>
          </w:p>
        </w:tc>
      </w:tr>
      <w:tr w:rsidR="004C629B" w:rsidRPr="00650B8D" w14:paraId="67E3AA9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TEAM_ID</w:t>
            </w:r>
          </w:p>
        </w:tc>
        <w:tc>
          <w:tcPr>
            <w:tcW w:w="553" w:type="pct"/>
            <w:tcBorders>
              <w:top w:val="nil"/>
              <w:left w:val="nil"/>
              <w:bottom w:val="single" w:sz="4" w:space="0" w:color="auto"/>
              <w:right w:val="single" w:sz="4" w:space="0" w:color="auto"/>
            </w:tcBorders>
            <w:shd w:val="clear" w:color="auto" w:fill="auto"/>
            <w:hideMark/>
          </w:tcPr>
          <w:p w14:paraId="596765F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BIG INT</w:t>
            </w:r>
          </w:p>
        </w:tc>
        <w:tc>
          <w:tcPr>
            <w:tcW w:w="981" w:type="pct"/>
            <w:tcBorders>
              <w:top w:val="nil"/>
              <w:left w:val="nil"/>
              <w:bottom w:val="single" w:sz="4" w:space="0" w:color="auto"/>
              <w:right w:val="single" w:sz="4" w:space="0" w:color="auto"/>
            </w:tcBorders>
            <w:shd w:val="clear" w:color="auto" w:fill="auto"/>
            <w:hideMark/>
          </w:tcPr>
          <w:p w14:paraId="462664B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1610612741</w:t>
            </w:r>
          </w:p>
        </w:tc>
        <w:tc>
          <w:tcPr>
            <w:tcW w:w="2307" w:type="pct"/>
            <w:tcBorders>
              <w:top w:val="nil"/>
              <w:left w:val="nil"/>
              <w:bottom w:val="single" w:sz="4" w:space="0" w:color="auto"/>
              <w:right w:val="single" w:sz="4" w:space="0" w:color="auto"/>
            </w:tcBorders>
            <w:shd w:val="clear" w:color="auto" w:fill="auto"/>
            <w:hideMark/>
          </w:tcPr>
          <w:p w14:paraId="49F21A3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Unique ID</w:t>
            </w:r>
          </w:p>
        </w:tc>
      </w:tr>
      <w:tr w:rsidR="004C629B" w:rsidRPr="00650B8D" w14:paraId="30C111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TEAM_ABBREVIATION</w:t>
            </w:r>
          </w:p>
        </w:tc>
        <w:tc>
          <w:tcPr>
            <w:tcW w:w="553" w:type="pct"/>
            <w:tcBorders>
              <w:top w:val="nil"/>
              <w:left w:val="nil"/>
              <w:bottom w:val="single" w:sz="4" w:space="0" w:color="auto"/>
              <w:right w:val="single" w:sz="4" w:space="0" w:color="auto"/>
            </w:tcBorders>
            <w:shd w:val="clear" w:color="auto" w:fill="auto"/>
            <w:hideMark/>
          </w:tcPr>
          <w:p w14:paraId="5250947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6F220E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w:t>
            </w:r>
          </w:p>
        </w:tc>
        <w:tc>
          <w:tcPr>
            <w:tcW w:w="2307" w:type="pct"/>
            <w:tcBorders>
              <w:top w:val="nil"/>
              <w:left w:val="nil"/>
              <w:bottom w:val="single" w:sz="4" w:space="0" w:color="auto"/>
              <w:right w:val="single" w:sz="4" w:space="0" w:color="auto"/>
            </w:tcBorders>
            <w:shd w:val="clear" w:color="auto" w:fill="auto"/>
            <w:hideMark/>
          </w:tcPr>
          <w:p w14:paraId="61E53221" w14:textId="5086D485"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3-character abbreviation</w:t>
            </w:r>
          </w:p>
        </w:tc>
      </w:tr>
      <w:tr w:rsidR="004C629B" w:rsidRPr="00650B8D" w14:paraId="2AE42D2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TEAM_NAME</w:t>
            </w:r>
          </w:p>
        </w:tc>
        <w:tc>
          <w:tcPr>
            <w:tcW w:w="553" w:type="pct"/>
            <w:tcBorders>
              <w:top w:val="nil"/>
              <w:left w:val="nil"/>
              <w:bottom w:val="single" w:sz="4" w:space="0" w:color="auto"/>
              <w:right w:val="single" w:sz="4" w:space="0" w:color="auto"/>
            </w:tcBorders>
            <w:shd w:val="clear" w:color="auto" w:fill="auto"/>
            <w:hideMark/>
          </w:tcPr>
          <w:p w14:paraId="700A89C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305D6AC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Chicago Bulls</w:t>
            </w:r>
          </w:p>
        </w:tc>
        <w:tc>
          <w:tcPr>
            <w:tcW w:w="2307" w:type="pct"/>
            <w:tcBorders>
              <w:top w:val="nil"/>
              <w:left w:val="nil"/>
              <w:bottom w:val="single" w:sz="4" w:space="0" w:color="auto"/>
              <w:right w:val="single" w:sz="4" w:space="0" w:color="auto"/>
            </w:tcBorders>
            <w:shd w:val="clear" w:color="auto" w:fill="auto"/>
            <w:hideMark/>
          </w:tcPr>
          <w:p w14:paraId="0AD5106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name</w:t>
            </w:r>
          </w:p>
        </w:tc>
      </w:tr>
      <w:tr w:rsidR="004C629B" w:rsidRPr="00650B8D" w14:paraId="5846B84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GAME_ID</w:t>
            </w:r>
          </w:p>
        </w:tc>
        <w:tc>
          <w:tcPr>
            <w:tcW w:w="553" w:type="pct"/>
            <w:tcBorders>
              <w:top w:val="nil"/>
              <w:left w:val="nil"/>
              <w:bottom w:val="single" w:sz="4" w:space="0" w:color="auto"/>
              <w:right w:val="single" w:sz="4" w:space="0" w:color="auto"/>
            </w:tcBorders>
            <w:shd w:val="clear" w:color="auto" w:fill="auto"/>
            <w:hideMark/>
          </w:tcPr>
          <w:p w14:paraId="5EC61D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517F18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0011500103</w:t>
            </w:r>
          </w:p>
        </w:tc>
        <w:tc>
          <w:tcPr>
            <w:tcW w:w="2307" w:type="pct"/>
            <w:tcBorders>
              <w:top w:val="nil"/>
              <w:left w:val="nil"/>
              <w:bottom w:val="single" w:sz="4" w:space="0" w:color="auto"/>
              <w:right w:val="single" w:sz="4" w:space="0" w:color="auto"/>
            </w:tcBorders>
            <w:shd w:val="clear" w:color="auto" w:fill="auto"/>
            <w:hideMark/>
          </w:tcPr>
          <w:p w14:paraId="13D11CB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Unique ID for the game</w:t>
            </w:r>
          </w:p>
        </w:tc>
      </w:tr>
      <w:tr w:rsidR="004C629B" w:rsidRPr="00650B8D" w14:paraId="4A0612B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GAME_DATE</w:t>
            </w:r>
          </w:p>
        </w:tc>
        <w:tc>
          <w:tcPr>
            <w:tcW w:w="553" w:type="pct"/>
            <w:tcBorders>
              <w:top w:val="nil"/>
              <w:left w:val="nil"/>
              <w:bottom w:val="single" w:sz="4" w:space="0" w:color="auto"/>
              <w:right w:val="single" w:sz="4" w:space="0" w:color="auto"/>
            </w:tcBorders>
            <w:shd w:val="clear" w:color="auto" w:fill="auto"/>
            <w:hideMark/>
          </w:tcPr>
          <w:p w14:paraId="358CCAB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w:t>
            </w:r>
          </w:p>
        </w:tc>
        <w:tc>
          <w:tcPr>
            <w:tcW w:w="981" w:type="pct"/>
            <w:tcBorders>
              <w:top w:val="nil"/>
              <w:left w:val="nil"/>
              <w:bottom w:val="single" w:sz="4" w:space="0" w:color="auto"/>
              <w:right w:val="single" w:sz="4" w:space="0" w:color="auto"/>
            </w:tcBorders>
            <w:shd w:val="clear" w:color="auto" w:fill="auto"/>
            <w:hideMark/>
          </w:tcPr>
          <w:p w14:paraId="4ADEB8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2015-10-23T00:00:00</w:t>
            </w:r>
          </w:p>
        </w:tc>
        <w:tc>
          <w:tcPr>
            <w:tcW w:w="2307" w:type="pct"/>
            <w:tcBorders>
              <w:top w:val="nil"/>
              <w:left w:val="nil"/>
              <w:bottom w:val="single" w:sz="4" w:space="0" w:color="auto"/>
              <w:right w:val="single" w:sz="4" w:space="0" w:color="auto"/>
            </w:tcBorders>
            <w:shd w:val="clear" w:color="auto" w:fill="auto"/>
            <w:hideMark/>
          </w:tcPr>
          <w:p w14:paraId="5D5612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 game is played</w:t>
            </w:r>
          </w:p>
        </w:tc>
      </w:tr>
      <w:tr w:rsidR="004C629B" w:rsidRPr="00650B8D" w14:paraId="6F1B9E8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MATCHUP</w:t>
            </w:r>
          </w:p>
        </w:tc>
        <w:tc>
          <w:tcPr>
            <w:tcW w:w="553" w:type="pct"/>
            <w:tcBorders>
              <w:top w:val="nil"/>
              <w:left w:val="nil"/>
              <w:bottom w:val="single" w:sz="4" w:space="0" w:color="auto"/>
              <w:right w:val="single" w:sz="4" w:space="0" w:color="auto"/>
            </w:tcBorders>
            <w:shd w:val="clear" w:color="auto" w:fill="auto"/>
            <w:hideMark/>
          </w:tcPr>
          <w:p w14:paraId="1AE7FDF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2B1CBA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 vs. DAL</w:t>
            </w:r>
          </w:p>
        </w:tc>
        <w:tc>
          <w:tcPr>
            <w:tcW w:w="2307" w:type="pct"/>
            <w:tcBorders>
              <w:top w:val="nil"/>
              <w:left w:val="nil"/>
              <w:bottom w:val="single" w:sz="4" w:space="0" w:color="auto"/>
              <w:right w:val="single" w:sz="4" w:space="0" w:color="auto"/>
            </w:tcBorders>
            <w:shd w:val="clear" w:color="auto" w:fill="auto"/>
            <w:hideMark/>
          </w:tcPr>
          <w:p w14:paraId="0820D86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Teams featured in the game</w:t>
            </w:r>
          </w:p>
        </w:tc>
      </w:tr>
      <w:tr w:rsidR="004C629B" w:rsidRPr="00650B8D" w14:paraId="0ABCE7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WL</w:t>
            </w:r>
          </w:p>
        </w:tc>
        <w:tc>
          <w:tcPr>
            <w:tcW w:w="553" w:type="pct"/>
            <w:tcBorders>
              <w:top w:val="nil"/>
              <w:left w:val="nil"/>
              <w:bottom w:val="single" w:sz="4" w:space="0" w:color="auto"/>
              <w:right w:val="single" w:sz="4" w:space="0" w:color="auto"/>
            </w:tcBorders>
            <w:shd w:val="clear" w:color="auto" w:fill="auto"/>
            <w:hideMark/>
          </w:tcPr>
          <w:p w14:paraId="56FD7A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5C85E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W</w:t>
            </w:r>
          </w:p>
        </w:tc>
        <w:tc>
          <w:tcPr>
            <w:tcW w:w="2307" w:type="pct"/>
            <w:tcBorders>
              <w:top w:val="nil"/>
              <w:left w:val="nil"/>
              <w:bottom w:val="single" w:sz="4" w:space="0" w:color="auto"/>
              <w:right w:val="single" w:sz="4" w:space="0" w:color="auto"/>
            </w:tcBorders>
            <w:shd w:val="clear" w:color="auto" w:fill="auto"/>
            <w:hideMark/>
          </w:tcPr>
          <w:p w14:paraId="22CF6E0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The player who was on the team who won/lost</w:t>
            </w:r>
          </w:p>
        </w:tc>
      </w:tr>
      <w:tr w:rsidR="004C629B" w:rsidRPr="00650B8D" w14:paraId="7DEA440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MIN</w:t>
            </w:r>
          </w:p>
        </w:tc>
        <w:tc>
          <w:tcPr>
            <w:tcW w:w="553" w:type="pct"/>
            <w:tcBorders>
              <w:top w:val="nil"/>
              <w:left w:val="nil"/>
              <w:bottom w:val="single" w:sz="4" w:space="0" w:color="auto"/>
              <w:right w:val="single" w:sz="4" w:space="0" w:color="auto"/>
            </w:tcBorders>
            <w:shd w:val="clear" w:color="auto" w:fill="auto"/>
            <w:hideMark/>
          </w:tcPr>
          <w:p w14:paraId="118B801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08E8CDD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24.25</w:t>
            </w:r>
          </w:p>
        </w:tc>
        <w:tc>
          <w:tcPr>
            <w:tcW w:w="2307" w:type="pct"/>
            <w:tcBorders>
              <w:top w:val="nil"/>
              <w:left w:val="nil"/>
              <w:bottom w:val="single" w:sz="4" w:space="0" w:color="auto"/>
              <w:right w:val="single" w:sz="4" w:space="0" w:color="auto"/>
            </w:tcBorders>
            <w:shd w:val="clear" w:color="auto" w:fill="auto"/>
            <w:hideMark/>
          </w:tcPr>
          <w:p w14:paraId="662D964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Minutes Played</w:t>
            </w:r>
            <w:r w:rsidRPr="00650B8D">
              <w:rPr>
                <w:rFonts w:eastAsia="Times New Roman" w:cstheme="minorHAnsi"/>
                <w:color w:val="000000"/>
                <w:sz w:val="16"/>
                <w:szCs w:val="16"/>
                <w:lang w:eastAsia="ja-JP"/>
              </w:rPr>
              <w:br/>
              <w:t>The number of minutes played by a player</w:t>
            </w:r>
          </w:p>
        </w:tc>
      </w:tr>
      <w:tr w:rsidR="004C629B" w:rsidRPr="00650B8D" w14:paraId="4ACC40A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lastRenderedPageBreak/>
              <w:t>FGM</w:t>
            </w:r>
          </w:p>
        </w:tc>
        <w:tc>
          <w:tcPr>
            <w:tcW w:w="553" w:type="pct"/>
            <w:tcBorders>
              <w:top w:val="nil"/>
              <w:left w:val="nil"/>
              <w:bottom w:val="single" w:sz="4" w:space="0" w:color="auto"/>
              <w:right w:val="single" w:sz="4" w:space="0" w:color="auto"/>
            </w:tcBorders>
            <w:shd w:val="clear" w:color="auto" w:fill="auto"/>
            <w:hideMark/>
          </w:tcPr>
          <w:p w14:paraId="391750F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E5CC5E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w:t>
            </w:r>
          </w:p>
        </w:tc>
        <w:tc>
          <w:tcPr>
            <w:tcW w:w="2307" w:type="pct"/>
            <w:tcBorders>
              <w:top w:val="nil"/>
              <w:left w:val="nil"/>
              <w:bottom w:val="single" w:sz="4" w:space="0" w:color="auto"/>
              <w:right w:val="single" w:sz="4" w:space="0" w:color="auto"/>
            </w:tcBorders>
            <w:shd w:val="clear" w:color="auto" w:fill="auto"/>
            <w:hideMark/>
          </w:tcPr>
          <w:p w14:paraId="4821913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Made</w:t>
            </w:r>
            <w:r w:rsidRPr="00650B8D">
              <w:rPr>
                <w:rFonts w:eastAsia="Times New Roman" w:cstheme="minorHAnsi"/>
                <w:color w:val="000000"/>
                <w:sz w:val="16"/>
                <w:szCs w:val="16"/>
                <w:lang w:eastAsia="ja-JP"/>
              </w:rPr>
              <w:br/>
              <w:t>The number of field goals that a player has made. This includes both 2 pointers and 3 pointers</w:t>
            </w:r>
          </w:p>
        </w:tc>
      </w:tr>
      <w:tr w:rsidR="004C629B" w:rsidRPr="00650B8D" w14:paraId="57DAD04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FGA</w:t>
            </w:r>
          </w:p>
        </w:tc>
        <w:tc>
          <w:tcPr>
            <w:tcW w:w="553" w:type="pct"/>
            <w:tcBorders>
              <w:top w:val="nil"/>
              <w:left w:val="nil"/>
              <w:bottom w:val="single" w:sz="4" w:space="0" w:color="auto"/>
              <w:right w:val="single" w:sz="4" w:space="0" w:color="auto"/>
            </w:tcBorders>
            <w:shd w:val="clear" w:color="auto" w:fill="auto"/>
            <w:hideMark/>
          </w:tcPr>
          <w:p w14:paraId="536678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BA5753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7</w:t>
            </w:r>
          </w:p>
        </w:tc>
        <w:tc>
          <w:tcPr>
            <w:tcW w:w="2307" w:type="pct"/>
            <w:tcBorders>
              <w:top w:val="nil"/>
              <w:left w:val="nil"/>
              <w:bottom w:val="single" w:sz="4" w:space="0" w:color="auto"/>
              <w:right w:val="single" w:sz="4" w:space="0" w:color="auto"/>
            </w:tcBorders>
            <w:shd w:val="clear" w:color="auto" w:fill="auto"/>
            <w:hideMark/>
          </w:tcPr>
          <w:p w14:paraId="358F5C7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Attempted</w:t>
            </w:r>
            <w:r w:rsidRPr="00650B8D">
              <w:rPr>
                <w:rFonts w:eastAsia="Times New Roman" w:cstheme="minorHAnsi"/>
                <w:color w:val="000000"/>
                <w:sz w:val="16"/>
                <w:szCs w:val="16"/>
                <w:lang w:eastAsia="ja-JP"/>
              </w:rPr>
              <w:br/>
              <w:t>The number of field goals that a player has attempted. This includes both 2 pointers and 3 pointers</w:t>
            </w:r>
          </w:p>
        </w:tc>
      </w:tr>
      <w:tr w:rsidR="004C629B" w:rsidRPr="00650B8D" w14:paraId="43C17C2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FG_PCT</w:t>
            </w:r>
          </w:p>
        </w:tc>
        <w:tc>
          <w:tcPr>
            <w:tcW w:w="553" w:type="pct"/>
            <w:tcBorders>
              <w:top w:val="nil"/>
              <w:left w:val="nil"/>
              <w:bottom w:val="single" w:sz="4" w:space="0" w:color="auto"/>
              <w:right w:val="single" w:sz="4" w:space="0" w:color="auto"/>
            </w:tcBorders>
            <w:shd w:val="clear" w:color="auto" w:fill="auto"/>
            <w:hideMark/>
          </w:tcPr>
          <w:p w14:paraId="39C6492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652179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0.286</w:t>
            </w:r>
          </w:p>
        </w:tc>
        <w:tc>
          <w:tcPr>
            <w:tcW w:w="2307" w:type="pct"/>
            <w:tcBorders>
              <w:top w:val="nil"/>
              <w:left w:val="nil"/>
              <w:bottom w:val="single" w:sz="4" w:space="0" w:color="auto"/>
              <w:right w:val="single" w:sz="4" w:space="0" w:color="auto"/>
            </w:tcBorders>
            <w:shd w:val="clear" w:color="auto" w:fill="auto"/>
            <w:hideMark/>
          </w:tcPr>
          <w:p w14:paraId="5660344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 Percentage</w:t>
            </w:r>
            <w:r w:rsidRPr="00650B8D">
              <w:rPr>
                <w:rFonts w:eastAsia="Times New Roman" w:cstheme="minorHAnsi"/>
                <w:color w:val="000000"/>
                <w:sz w:val="16"/>
                <w:szCs w:val="16"/>
                <w:lang w:eastAsia="ja-JP"/>
              </w:rPr>
              <w:br/>
              <w:t>The percentage of field goal attempts that a player makes</w:t>
            </w:r>
            <w:r w:rsidRPr="00650B8D">
              <w:rPr>
                <w:rFonts w:eastAsia="Times New Roman" w:cstheme="minorHAnsi"/>
                <w:color w:val="000000"/>
                <w:sz w:val="16"/>
                <w:szCs w:val="16"/>
                <w:lang w:eastAsia="ja-JP"/>
              </w:rPr>
              <w:br/>
              <w:t>Formula (FGM)/(FGA)</w:t>
            </w:r>
          </w:p>
        </w:tc>
      </w:tr>
      <w:tr w:rsidR="004C629B" w:rsidRPr="00650B8D" w14:paraId="6B9DB8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FG3M</w:t>
            </w:r>
          </w:p>
        </w:tc>
        <w:tc>
          <w:tcPr>
            <w:tcW w:w="553" w:type="pct"/>
            <w:tcBorders>
              <w:top w:val="nil"/>
              <w:left w:val="nil"/>
              <w:bottom w:val="single" w:sz="4" w:space="0" w:color="auto"/>
              <w:right w:val="single" w:sz="4" w:space="0" w:color="auto"/>
            </w:tcBorders>
            <w:shd w:val="clear" w:color="auto" w:fill="auto"/>
            <w:hideMark/>
          </w:tcPr>
          <w:p w14:paraId="20E8D7F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E23167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73219D55" w14:textId="49541023"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Made</w:t>
            </w:r>
            <w:r w:rsidRPr="00650B8D">
              <w:rPr>
                <w:rFonts w:eastAsia="Times New Roman" w:cstheme="minorHAnsi"/>
                <w:color w:val="000000"/>
                <w:sz w:val="16"/>
                <w:szCs w:val="16"/>
                <w:lang w:eastAsia="ja-JP"/>
              </w:rPr>
              <w:br/>
              <w:t>The number of 3</w:t>
            </w:r>
            <w:r w:rsidR="00275D3C">
              <w:rPr>
                <w:rFonts w:eastAsia="Times New Roman" w:cstheme="minorHAnsi"/>
                <w:color w:val="000000"/>
                <w:sz w:val="16"/>
                <w:szCs w:val="16"/>
                <w:lang w:eastAsia="ja-JP"/>
              </w:rPr>
              <w:t>-</w:t>
            </w:r>
            <w:r w:rsidRPr="00650B8D">
              <w:rPr>
                <w:rFonts w:eastAsia="Times New Roman" w:cstheme="minorHAnsi"/>
                <w:color w:val="000000"/>
                <w:sz w:val="16"/>
                <w:szCs w:val="16"/>
                <w:lang w:eastAsia="ja-JP"/>
              </w:rPr>
              <w:t>point field goals that a player has made</w:t>
            </w:r>
          </w:p>
        </w:tc>
      </w:tr>
      <w:tr w:rsidR="004C629B" w:rsidRPr="00650B8D" w14:paraId="0EE0EB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FG3A</w:t>
            </w:r>
          </w:p>
        </w:tc>
        <w:tc>
          <w:tcPr>
            <w:tcW w:w="553" w:type="pct"/>
            <w:tcBorders>
              <w:top w:val="nil"/>
              <w:left w:val="nil"/>
              <w:bottom w:val="single" w:sz="4" w:space="0" w:color="auto"/>
              <w:right w:val="single" w:sz="4" w:space="0" w:color="auto"/>
            </w:tcBorders>
            <w:shd w:val="clear" w:color="auto" w:fill="auto"/>
            <w:hideMark/>
          </w:tcPr>
          <w:p w14:paraId="2E47E2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D41EE3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155C3EC6" w14:textId="35E9C0AB"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Attempted</w:t>
            </w:r>
            <w:r w:rsidRPr="00650B8D">
              <w:rPr>
                <w:rFonts w:eastAsia="Times New Roman" w:cstheme="minorHAnsi"/>
                <w:color w:val="000000"/>
                <w:sz w:val="16"/>
                <w:szCs w:val="16"/>
                <w:lang w:eastAsia="ja-JP"/>
              </w:rPr>
              <w:br/>
              <w:t>The number of 3</w:t>
            </w:r>
            <w:r w:rsidR="00275D3C">
              <w:rPr>
                <w:rFonts w:eastAsia="Times New Roman" w:cstheme="minorHAnsi"/>
                <w:color w:val="000000"/>
                <w:sz w:val="16"/>
                <w:szCs w:val="16"/>
                <w:lang w:eastAsia="ja-JP"/>
              </w:rPr>
              <w:t>-</w:t>
            </w:r>
            <w:r w:rsidRPr="00650B8D">
              <w:rPr>
                <w:rFonts w:eastAsia="Times New Roman" w:cstheme="minorHAnsi"/>
                <w:color w:val="000000"/>
                <w:sz w:val="16"/>
                <w:szCs w:val="16"/>
                <w:lang w:eastAsia="ja-JP"/>
              </w:rPr>
              <w:t>point field goals that a player has attempted</w:t>
            </w:r>
          </w:p>
        </w:tc>
      </w:tr>
      <w:tr w:rsidR="004C629B" w:rsidRPr="00650B8D" w14:paraId="5FB1FB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FG3_PCT</w:t>
            </w:r>
          </w:p>
        </w:tc>
        <w:tc>
          <w:tcPr>
            <w:tcW w:w="553" w:type="pct"/>
            <w:tcBorders>
              <w:top w:val="nil"/>
              <w:left w:val="nil"/>
              <w:bottom w:val="single" w:sz="4" w:space="0" w:color="auto"/>
              <w:right w:val="single" w:sz="4" w:space="0" w:color="auto"/>
            </w:tcBorders>
            <w:shd w:val="clear" w:color="auto" w:fill="auto"/>
            <w:hideMark/>
          </w:tcPr>
          <w:p w14:paraId="345F8AC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757FBE1F"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0AD9ECD" w14:textId="54F0A978"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 Percentage</w:t>
            </w:r>
            <w:r w:rsidRPr="00650B8D">
              <w:rPr>
                <w:rFonts w:eastAsia="Times New Roman" w:cstheme="minorHAnsi"/>
                <w:color w:val="000000"/>
                <w:sz w:val="16"/>
                <w:szCs w:val="16"/>
                <w:lang w:eastAsia="ja-JP"/>
              </w:rPr>
              <w:br/>
              <w:t>The percentage of 3</w:t>
            </w:r>
            <w:r w:rsidR="00275D3C">
              <w:rPr>
                <w:rFonts w:eastAsia="Times New Roman" w:cstheme="minorHAnsi"/>
                <w:color w:val="000000"/>
                <w:sz w:val="16"/>
                <w:szCs w:val="16"/>
                <w:lang w:eastAsia="ja-JP"/>
              </w:rPr>
              <w:t>-</w:t>
            </w:r>
            <w:r w:rsidRPr="00650B8D">
              <w:rPr>
                <w:rFonts w:eastAsia="Times New Roman" w:cstheme="minorHAnsi"/>
                <w:color w:val="000000"/>
                <w:sz w:val="16"/>
                <w:szCs w:val="16"/>
                <w:lang w:eastAsia="ja-JP"/>
              </w:rPr>
              <w:t>point field goal attempts that a player makes</w:t>
            </w:r>
            <w:r w:rsidRPr="00650B8D">
              <w:rPr>
                <w:rFonts w:eastAsia="Times New Roman" w:cstheme="minorHAnsi"/>
                <w:color w:val="000000"/>
                <w:sz w:val="16"/>
                <w:szCs w:val="16"/>
                <w:lang w:eastAsia="ja-JP"/>
              </w:rPr>
              <w:br/>
              <w:t>Formula (3PM)/(3PA)</w:t>
            </w:r>
          </w:p>
        </w:tc>
      </w:tr>
      <w:tr w:rsidR="004C629B" w:rsidRPr="00650B8D" w14:paraId="73694F7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FTM</w:t>
            </w:r>
          </w:p>
        </w:tc>
        <w:tc>
          <w:tcPr>
            <w:tcW w:w="553" w:type="pct"/>
            <w:tcBorders>
              <w:top w:val="nil"/>
              <w:left w:val="nil"/>
              <w:bottom w:val="single" w:sz="4" w:space="0" w:color="auto"/>
              <w:right w:val="single" w:sz="4" w:space="0" w:color="auto"/>
            </w:tcBorders>
            <w:shd w:val="clear" w:color="auto" w:fill="auto"/>
            <w:hideMark/>
          </w:tcPr>
          <w:p w14:paraId="5DC76E7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BB099B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106229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Made</w:t>
            </w:r>
            <w:r w:rsidRPr="00650B8D">
              <w:rPr>
                <w:rFonts w:eastAsia="Times New Roman" w:cstheme="minorHAnsi"/>
                <w:color w:val="000000"/>
                <w:sz w:val="16"/>
                <w:szCs w:val="16"/>
                <w:lang w:eastAsia="ja-JP"/>
              </w:rPr>
              <w:br/>
              <w:t>The number of free throws that a player has made</w:t>
            </w:r>
          </w:p>
        </w:tc>
      </w:tr>
      <w:tr w:rsidR="004C629B" w:rsidRPr="00650B8D" w14:paraId="7054DB0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FTA</w:t>
            </w:r>
          </w:p>
        </w:tc>
        <w:tc>
          <w:tcPr>
            <w:tcW w:w="553" w:type="pct"/>
            <w:tcBorders>
              <w:top w:val="nil"/>
              <w:left w:val="nil"/>
              <w:bottom w:val="single" w:sz="4" w:space="0" w:color="auto"/>
              <w:right w:val="single" w:sz="4" w:space="0" w:color="auto"/>
            </w:tcBorders>
            <w:shd w:val="clear" w:color="auto" w:fill="auto"/>
            <w:hideMark/>
          </w:tcPr>
          <w:p w14:paraId="5BB6850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476C3F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B47E62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Attempted</w:t>
            </w:r>
            <w:r w:rsidRPr="00650B8D">
              <w:rPr>
                <w:rFonts w:eastAsia="Times New Roman" w:cstheme="minorHAnsi"/>
                <w:color w:val="000000"/>
                <w:sz w:val="16"/>
                <w:szCs w:val="16"/>
                <w:lang w:eastAsia="ja-JP"/>
              </w:rPr>
              <w:br/>
              <w:t>The number of free throws that a player has attempted</w:t>
            </w:r>
          </w:p>
        </w:tc>
      </w:tr>
      <w:tr w:rsidR="004C629B" w:rsidRPr="00650B8D" w14:paraId="73A0C3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FT_PCT</w:t>
            </w:r>
          </w:p>
        </w:tc>
        <w:tc>
          <w:tcPr>
            <w:tcW w:w="553" w:type="pct"/>
            <w:tcBorders>
              <w:top w:val="nil"/>
              <w:left w:val="nil"/>
              <w:bottom w:val="single" w:sz="4" w:space="0" w:color="auto"/>
              <w:right w:val="single" w:sz="4" w:space="0" w:color="auto"/>
            </w:tcBorders>
            <w:shd w:val="clear" w:color="auto" w:fill="auto"/>
            <w:hideMark/>
          </w:tcPr>
          <w:p w14:paraId="19BDB3F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98D3BB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A3879A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 Percentage</w:t>
            </w:r>
            <w:r w:rsidRPr="00650B8D">
              <w:rPr>
                <w:rFonts w:eastAsia="Times New Roman" w:cstheme="minorHAnsi"/>
                <w:color w:val="000000"/>
                <w:sz w:val="16"/>
                <w:szCs w:val="16"/>
                <w:lang w:eastAsia="ja-JP"/>
              </w:rPr>
              <w:br/>
              <w:t>The percentage of free throw attempts that a player has made</w:t>
            </w:r>
            <w:r w:rsidRPr="00650B8D">
              <w:rPr>
                <w:rFonts w:eastAsia="Times New Roman" w:cstheme="minorHAnsi"/>
                <w:color w:val="000000"/>
                <w:sz w:val="16"/>
                <w:szCs w:val="16"/>
                <w:lang w:eastAsia="ja-JP"/>
              </w:rPr>
              <w:br/>
              <w:t>Formula (FTM)/(FTA)</w:t>
            </w:r>
          </w:p>
        </w:tc>
      </w:tr>
      <w:tr w:rsidR="004C629B" w:rsidRPr="00650B8D" w14:paraId="60BAD3E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OREB</w:t>
            </w:r>
          </w:p>
        </w:tc>
        <w:tc>
          <w:tcPr>
            <w:tcW w:w="553" w:type="pct"/>
            <w:tcBorders>
              <w:top w:val="nil"/>
              <w:left w:val="nil"/>
              <w:bottom w:val="single" w:sz="4" w:space="0" w:color="auto"/>
              <w:right w:val="single" w:sz="4" w:space="0" w:color="auto"/>
            </w:tcBorders>
            <w:shd w:val="clear" w:color="auto" w:fill="auto"/>
            <w:hideMark/>
          </w:tcPr>
          <w:p w14:paraId="203D74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9114A2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7569C6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Offensive Rebounds</w:t>
            </w:r>
            <w:r w:rsidRPr="00650B8D">
              <w:rPr>
                <w:rFonts w:eastAsia="Times New Roman" w:cstheme="minorHAnsi"/>
                <w:color w:val="000000"/>
                <w:sz w:val="16"/>
                <w:szCs w:val="16"/>
                <w:lang w:eastAsia="ja-JP"/>
              </w:rPr>
              <w:br/>
              <w:t>The number of rebounds a player has collected while they were on offense</w:t>
            </w:r>
          </w:p>
        </w:tc>
      </w:tr>
      <w:tr w:rsidR="004C629B" w:rsidRPr="00650B8D" w14:paraId="159296F6"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DREB</w:t>
            </w:r>
          </w:p>
        </w:tc>
        <w:tc>
          <w:tcPr>
            <w:tcW w:w="553" w:type="pct"/>
            <w:tcBorders>
              <w:top w:val="nil"/>
              <w:left w:val="nil"/>
              <w:bottom w:val="single" w:sz="4" w:space="0" w:color="auto"/>
              <w:right w:val="single" w:sz="4" w:space="0" w:color="auto"/>
            </w:tcBorders>
            <w:shd w:val="clear" w:color="auto" w:fill="auto"/>
            <w:hideMark/>
          </w:tcPr>
          <w:p w14:paraId="6588C65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54DB86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51A72DB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Defensive Rebounds</w:t>
            </w:r>
            <w:r w:rsidRPr="00650B8D">
              <w:rPr>
                <w:rFonts w:eastAsia="Times New Roman" w:cstheme="minorHAnsi"/>
                <w:color w:val="000000"/>
                <w:sz w:val="16"/>
                <w:szCs w:val="16"/>
                <w:lang w:eastAsia="ja-JP"/>
              </w:rPr>
              <w:br/>
              <w:t>The number of rebounds a player has collected while they were on defense</w:t>
            </w:r>
          </w:p>
        </w:tc>
      </w:tr>
      <w:tr w:rsidR="004C629B" w:rsidRPr="00650B8D" w14:paraId="23435F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REB</w:t>
            </w:r>
          </w:p>
        </w:tc>
        <w:tc>
          <w:tcPr>
            <w:tcW w:w="553" w:type="pct"/>
            <w:tcBorders>
              <w:top w:val="nil"/>
              <w:left w:val="nil"/>
              <w:bottom w:val="single" w:sz="4" w:space="0" w:color="auto"/>
              <w:right w:val="single" w:sz="4" w:space="0" w:color="auto"/>
            </w:tcBorders>
            <w:shd w:val="clear" w:color="auto" w:fill="auto"/>
            <w:hideMark/>
          </w:tcPr>
          <w:p w14:paraId="6B053E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290DD14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1221519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Rebounds</w:t>
            </w:r>
            <w:r w:rsidRPr="00650B8D">
              <w:rPr>
                <w:rFonts w:eastAsia="Times New Roman" w:cstheme="minorHAnsi"/>
                <w:color w:val="000000"/>
                <w:sz w:val="16"/>
                <w:szCs w:val="16"/>
                <w:lang w:eastAsia="ja-JP"/>
              </w:rPr>
              <w:br/>
              <w:t>A rebound occurs when a player recovers the ball after a missed shot. This statistic is the number of total rebounds a player has collected on either offense or defense</w:t>
            </w:r>
          </w:p>
        </w:tc>
      </w:tr>
      <w:tr w:rsidR="004C629B" w:rsidRPr="00650B8D" w14:paraId="65FF100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AST</w:t>
            </w:r>
          </w:p>
        </w:tc>
        <w:tc>
          <w:tcPr>
            <w:tcW w:w="553" w:type="pct"/>
            <w:tcBorders>
              <w:top w:val="nil"/>
              <w:left w:val="nil"/>
              <w:bottom w:val="single" w:sz="4" w:space="0" w:color="auto"/>
              <w:right w:val="single" w:sz="4" w:space="0" w:color="auto"/>
            </w:tcBorders>
            <w:shd w:val="clear" w:color="auto" w:fill="auto"/>
            <w:hideMark/>
          </w:tcPr>
          <w:p w14:paraId="3C82B83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7454EE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6</w:t>
            </w:r>
          </w:p>
        </w:tc>
        <w:tc>
          <w:tcPr>
            <w:tcW w:w="2307" w:type="pct"/>
            <w:tcBorders>
              <w:top w:val="nil"/>
              <w:left w:val="nil"/>
              <w:bottom w:val="single" w:sz="4" w:space="0" w:color="auto"/>
              <w:right w:val="single" w:sz="4" w:space="0" w:color="auto"/>
            </w:tcBorders>
            <w:shd w:val="clear" w:color="auto" w:fill="auto"/>
            <w:hideMark/>
          </w:tcPr>
          <w:p w14:paraId="78F18EC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Assists</w:t>
            </w:r>
            <w:r w:rsidRPr="00650B8D">
              <w:rPr>
                <w:rFonts w:eastAsia="Times New Roman" w:cstheme="minorHAnsi"/>
                <w:color w:val="000000"/>
                <w:sz w:val="16"/>
                <w:szCs w:val="16"/>
                <w:lang w:eastAsia="ja-JP"/>
              </w:rPr>
              <w:br/>
              <w:t>The number of assists -- passes that lead directly to a made basket -- by a player</w:t>
            </w:r>
          </w:p>
        </w:tc>
      </w:tr>
      <w:tr w:rsidR="004C629B" w:rsidRPr="00650B8D" w14:paraId="66B87C0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TOV</w:t>
            </w:r>
          </w:p>
        </w:tc>
        <w:tc>
          <w:tcPr>
            <w:tcW w:w="553" w:type="pct"/>
            <w:tcBorders>
              <w:top w:val="nil"/>
              <w:left w:val="nil"/>
              <w:bottom w:val="single" w:sz="4" w:space="0" w:color="auto"/>
              <w:right w:val="single" w:sz="4" w:space="0" w:color="auto"/>
            </w:tcBorders>
            <w:shd w:val="clear" w:color="auto" w:fill="auto"/>
            <w:hideMark/>
          </w:tcPr>
          <w:p w14:paraId="32739A7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52DAC90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2E5DFCD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Turnovers</w:t>
            </w:r>
            <w:r w:rsidRPr="00650B8D">
              <w:rPr>
                <w:rFonts w:eastAsia="Times New Roman" w:cstheme="minorHAnsi"/>
                <w:color w:val="000000"/>
                <w:sz w:val="16"/>
                <w:szCs w:val="16"/>
                <w:lang w:eastAsia="ja-JP"/>
              </w:rPr>
              <w:br/>
              <w:t>A turnover occurs when the player on offense loses the ball to the defense</w:t>
            </w:r>
          </w:p>
        </w:tc>
      </w:tr>
      <w:tr w:rsidR="004C629B" w:rsidRPr="00650B8D" w14:paraId="30AC69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STL</w:t>
            </w:r>
          </w:p>
        </w:tc>
        <w:tc>
          <w:tcPr>
            <w:tcW w:w="553" w:type="pct"/>
            <w:tcBorders>
              <w:top w:val="nil"/>
              <w:left w:val="nil"/>
              <w:bottom w:val="single" w:sz="4" w:space="0" w:color="auto"/>
              <w:right w:val="single" w:sz="4" w:space="0" w:color="auto"/>
            </w:tcBorders>
            <w:shd w:val="clear" w:color="auto" w:fill="auto"/>
            <w:hideMark/>
          </w:tcPr>
          <w:p w14:paraId="7A8CDEE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6D3B0B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622E98E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Steals</w:t>
            </w:r>
            <w:r w:rsidRPr="00650B8D">
              <w:rPr>
                <w:rFonts w:eastAsia="Times New Roman" w:cstheme="minorHAnsi"/>
                <w:color w:val="000000"/>
                <w:sz w:val="16"/>
                <w:szCs w:val="16"/>
                <w:lang w:eastAsia="ja-JP"/>
              </w:rPr>
              <w:br/>
              <w:t>Number of times a defensive player takes the ball from a player on offense, causing a turnover</w:t>
            </w:r>
          </w:p>
        </w:tc>
      </w:tr>
      <w:tr w:rsidR="004C629B" w:rsidRPr="00650B8D" w14:paraId="3CECC0B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w:t>
            </w:r>
          </w:p>
        </w:tc>
        <w:tc>
          <w:tcPr>
            <w:tcW w:w="553" w:type="pct"/>
            <w:tcBorders>
              <w:top w:val="nil"/>
              <w:left w:val="nil"/>
              <w:bottom w:val="single" w:sz="4" w:space="0" w:color="auto"/>
              <w:right w:val="single" w:sz="4" w:space="0" w:color="auto"/>
            </w:tcBorders>
            <w:shd w:val="clear" w:color="auto" w:fill="auto"/>
            <w:hideMark/>
          </w:tcPr>
          <w:p w14:paraId="2FD121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D6E5C7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0DDEF1B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w:t>
            </w:r>
            <w:r w:rsidRPr="00650B8D">
              <w:rPr>
                <w:rFonts w:eastAsia="Times New Roman" w:cstheme="minorHAnsi"/>
                <w:color w:val="000000"/>
                <w:sz w:val="16"/>
                <w:szCs w:val="16"/>
                <w:lang w:eastAsia="ja-JP"/>
              </w:rPr>
              <w:br/>
              <w:t>A block occurs when an offensive player attempts a shot, and the defense player tips the ball, blocking their chance to score</w:t>
            </w:r>
          </w:p>
        </w:tc>
      </w:tr>
      <w:tr w:rsidR="004C629B" w:rsidRPr="00650B8D" w14:paraId="7CF13492"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BLKA</w:t>
            </w:r>
          </w:p>
        </w:tc>
        <w:tc>
          <w:tcPr>
            <w:tcW w:w="553" w:type="pct"/>
            <w:tcBorders>
              <w:top w:val="nil"/>
              <w:left w:val="nil"/>
              <w:bottom w:val="single" w:sz="4" w:space="0" w:color="auto"/>
              <w:right w:val="single" w:sz="4" w:space="0" w:color="auto"/>
            </w:tcBorders>
            <w:shd w:val="clear" w:color="auto" w:fill="auto"/>
            <w:hideMark/>
          </w:tcPr>
          <w:p w14:paraId="318D67E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88B03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816C78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 Against</w:t>
            </w:r>
            <w:r w:rsidRPr="00650B8D">
              <w:rPr>
                <w:rFonts w:eastAsia="Times New Roman" w:cstheme="minorHAnsi"/>
                <w:color w:val="000000"/>
                <w:sz w:val="16"/>
                <w:szCs w:val="16"/>
                <w:lang w:eastAsia="ja-JP"/>
              </w:rPr>
              <w:br/>
              <w:t>The number of shots attempted by a player that are blocked by a defender</w:t>
            </w:r>
          </w:p>
        </w:tc>
      </w:tr>
      <w:tr w:rsidR="004C629B" w:rsidRPr="00650B8D" w14:paraId="00DD2C0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w:t>
            </w:r>
          </w:p>
        </w:tc>
        <w:tc>
          <w:tcPr>
            <w:tcW w:w="553" w:type="pct"/>
            <w:tcBorders>
              <w:top w:val="nil"/>
              <w:left w:val="nil"/>
              <w:bottom w:val="single" w:sz="4" w:space="0" w:color="auto"/>
              <w:right w:val="single" w:sz="4" w:space="0" w:color="auto"/>
            </w:tcBorders>
            <w:shd w:val="clear" w:color="auto" w:fill="auto"/>
            <w:hideMark/>
          </w:tcPr>
          <w:p w14:paraId="1BC59A8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51140E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61F4A14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w:t>
            </w:r>
            <w:r w:rsidRPr="00650B8D">
              <w:rPr>
                <w:rFonts w:eastAsia="Times New Roman" w:cstheme="minorHAnsi"/>
                <w:color w:val="000000"/>
                <w:sz w:val="16"/>
                <w:szCs w:val="16"/>
                <w:lang w:eastAsia="ja-JP"/>
              </w:rPr>
              <w:br/>
              <w:t>The number of personal fouls a player committed</w:t>
            </w:r>
          </w:p>
        </w:tc>
      </w:tr>
      <w:tr w:rsidR="004C629B" w:rsidRPr="00650B8D" w14:paraId="721B86A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PFD</w:t>
            </w:r>
          </w:p>
        </w:tc>
        <w:tc>
          <w:tcPr>
            <w:tcW w:w="553" w:type="pct"/>
            <w:tcBorders>
              <w:top w:val="nil"/>
              <w:left w:val="nil"/>
              <w:bottom w:val="single" w:sz="4" w:space="0" w:color="auto"/>
              <w:right w:val="single" w:sz="4" w:space="0" w:color="auto"/>
            </w:tcBorders>
            <w:shd w:val="clear" w:color="auto" w:fill="auto"/>
            <w:hideMark/>
          </w:tcPr>
          <w:p w14:paraId="5C91EA6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9FFB3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7484E7"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 Drawn</w:t>
            </w:r>
            <w:r w:rsidRPr="00650B8D">
              <w:rPr>
                <w:rFonts w:eastAsia="Times New Roman" w:cstheme="minorHAnsi"/>
                <w:color w:val="000000"/>
                <w:sz w:val="16"/>
                <w:szCs w:val="16"/>
                <w:lang w:eastAsia="ja-JP"/>
              </w:rPr>
              <w:br/>
              <w:t>The number of personal fouls that are drawn by a player</w:t>
            </w:r>
          </w:p>
        </w:tc>
      </w:tr>
      <w:tr w:rsidR="004C629B" w:rsidRPr="00650B8D" w14:paraId="4EB9DA3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PTS</w:t>
            </w:r>
          </w:p>
        </w:tc>
        <w:tc>
          <w:tcPr>
            <w:tcW w:w="553" w:type="pct"/>
            <w:tcBorders>
              <w:top w:val="nil"/>
              <w:left w:val="nil"/>
              <w:bottom w:val="single" w:sz="4" w:space="0" w:color="auto"/>
              <w:right w:val="single" w:sz="4" w:space="0" w:color="auto"/>
            </w:tcBorders>
            <w:shd w:val="clear" w:color="auto" w:fill="auto"/>
            <w:hideMark/>
          </w:tcPr>
          <w:p w14:paraId="0066E10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426C5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4</w:t>
            </w:r>
          </w:p>
        </w:tc>
        <w:tc>
          <w:tcPr>
            <w:tcW w:w="2307" w:type="pct"/>
            <w:tcBorders>
              <w:top w:val="nil"/>
              <w:left w:val="nil"/>
              <w:bottom w:val="single" w:sz="4" w:space="0" w:color="auto"/>
              <w:right w:val="single" w:sz="4" w:space="0" w:color="auto"/>
            </w:tcBorders>
            <w:shd w:val="clear" w:color="auto" w:fill="auto"/>
            <w:hideMark/>
          </w:tcPr>
          <w:p w14:paraId="2E71619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 xml:space="preserve">Points </w:t>
            </w:r>
            <w:r w:rsidRPr="00650B8D">
              <w:rPr>
                <w:rFonts w:eastAsia="Times New Roman" w:cstheme="minorHAnsi"/>
                <w:color w:val="000000"/>
                <w:sz w:val="16"/>
                <w:szCs w:val="16"/>
                <w:lang w:eastAsia="ja-JP"/>
              </w:rPr>
              <w:br/>
              <w:t>The number of points scored</w:t>
            </w:r>
          </w:p>
        </w:tc>
      </w:tr>
      <w:tr w:rsidR="004C629B" w:rsidRPr="00650B8D" w14:paraId="72D4AB7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PLUS_MINUS</w:t>
            </w:r>
          </w:p>
        </w:tc>
        <w:tc>
          <w:tcPr>
            <w:tcW w:w="553" w:type="pct"/>
            <w:tcBorders>
              <w:top w:val="nil"/>
              <w:left w:val="nil"/>
              <w:bottom w:val="single" w:sz="4" w:space="0" w:color="auto"/>
              <w:right w:val="single" w:sz="4" w:space="0" w:color="auto"/>
            </w:tcBorders>
            <w:shd w:val="clear" w:color="auto" w:fill="auto"/>
            <w:hideMark/>
          </w:tcPr>
          <w:p w14:paraId="27BBAC5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19283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11</w:t>
            </w:r>
          </w:p>
        </w:tc>
        <w:tc>
          <w:tcPr>
            <w:tcW w:w="2307" w:type="pct"/>
            <w:tcBorders>
              <w:top w:val="nil"/>
              <w:left w:val="nil"/>
              <w:bottom w:val="single" w:sz="4" w:space="0" w:color="auto"/>
              <w:right w:val="single" w:sz="4" w:space="0" w:color="auto"/>
            </w:tcBorders>
            <w:shd w:val="clear" w:color="auto" w:fill="auto"/>
            <w:hideMark/>
          </w:tcPr>
          <w:p w14:paraId="2CC73F5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Plus-Minus</w:t>
            </w:r>
            <w:r w:rsidRPr="00650B8D">
              <w:rPr>
                <w:rFonts w:eastAsia="Times New Roman" w:cstheme="minorHAnsi"/>
                <w:color w:val="000000"/>
                <w:sz w:val="16"/>
                <w:szCs w:val="16"/>
                <w:lang w:eastAsia="ja-JP"/>
              </w:rPr>
              <w:br/>
              <w:t>The point differential when a player is on the floor</w:t>
            </w:r>
          </w:p>
        </w:tc>
      </w:tr>
      <w:tr w:rsidR="004C629B" w:rsidRPr="00650B8D" w14:paraId="1EA3D9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DD2</w:t>
            </w:r>
          </w:p>
        </w:tc>
        <w:tc>
          <w:tcPr>
            <w:tcW w:w="553" w:type="pct"/>
            <w:tcBorders>
              <w:top w:val="nil"/>
              <w:left w:val="nil"/>
              <w:bottom w:val="single" w:sz="4" w:space="0" w:color="auto"/>
              <w:right w:val="single" w:sz="4" w:space="0" w:color="auto"/>
            </w:tcBorders>
            <w:shd w:val="clear" w:color="auto" w:fill="auto"/>
            <w:hideMark/>
          </w:tcPr>
          <w:p w14:paraId="1F5D39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E3010F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07931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Double Doubles</w:t>
            </w:r>
            <w:r w:rsidRPr="00650B8D">
              <w:rPr>
                <w:rFonts w:eastAsia="Times New Roman" w:cstheme="minorHAnsi"/>
                <w:color w:val="000000"/>
                <w:sz w:val="16"/>
                <w:szCs w:val="16"/>
                <w:lang w:eastAsia="ja-JP"/>
              </w:rPr>
              <w:br/>
              <w:t>The number of double-doubles (double-digit number total in two of the five categories in a game) a player achieves</w:t>
            </w:r>
          </w:p>
        </w:tc>
      </w:tr>
      <w:tr w:rsidR="004C629B" w:rsidRPr="00650B8D" w14:paraId="5C84068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TD3</w:t>
            </w:r>
          </w:p>
        </w:tc>
        <w:tc>
          <w:tcPr>
            <w:tcW w:w="553" w:type="pct"/>
            <w:tcBorders>
              <w:top w:val="nil"/>
              <w:left w:val="nil"/>
              <w:bottom w:val="single" w:sz="4" w:space="0" w:color="auto"/>
              <w:right w:val="single" w:sz="4" w:space="0" w:color="auto"/>
            </w:tcBorders>
            <w:shd w:val="clear" w:color="auto" w:fill="auto"/>
            <w:hideMark/>
          </w:tcPr>
          <w:p w14:paraId="5A0917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F289B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03D6A4FC"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Triple Doubles</w:t>
            </w:r>
            <w:r w:rsidRPr="00650B8D">
              <w:rPr>
                <w:rFonts w:eastAsia="Times New Roman" w:cstheme="minorHAnsi"/>
                <w:color w:val="000000"/>
                <w:sz w:val="16"/>
                <w:szCs w:val="16"/>
                <w:lang w:eastAsia="ja-JP"/>
              </w:rPr>
              <w:br/>
              <w:t>The number of triple-doubles (double-digit number total in three of the five categories in a game) a player achieves</w:t>
            </w:r>
          </w:p>
        </w:tc>
      </w:tr>
    </w:tbl>
    <w:p w14:paraId="203B194C" w14:textId="3D846E92" w:rsidR="00F91C49" w:rsidRDefault="00F91C49" w:rsidP="00F85894">
      <w:pPr>
        <w:pStyle w:val="Caption"/>
        <w:spacing w:after="0"/>
        <w:jc w:val="center"/>
      </w:pPr>
      <w:bookmarkStart w:id="15" w:name="_Toc68457186"/>
      <w:r>
        <w:t xml:space="preserve">Figure </w:t>
      </w:r>
      <w:fldSimple w:instr=" SEQ Figure \* ARABIC ">
        <w:r w:rsidR="00073D89">
          <w:rPr>
            <w:noProof/>
          </w:rPr>
          <w:t>2</w:t>
        </w:r>
      </w:fldSimple>
      <w:r w:rsidRPr="00986E23">
        <w:t xml:space="preserve"> Available features for data between 2005 to 2020</w:t>
      </w:r>
      <w:r w:rsidRPr="00F91C49">
        <w:t xml:space="preserve"> (NBA Media Ventures, LLC., 2021)</w:t>
      </w:r>
      <w:bookmarkEnd w:id="15"/>
    </w:p>
    <w:p w14:paraId="3D4A1D2F" w14:textId="0BE13D69" w:rsidR="00CD482A" w:rsidRPr="00513955" w:rsidRDefault="00CD482A" w:rsidP="00513955">
      <w:pPr>
        <w:pStyle w:val="Heading4"/>
        <w:rPr>
          <w:sz w:val="22"/>
          <w:szCs w:val="22"/>
        </w:rPr>
      </w:pPr>
      <w:r w:rsidRPr="00513955">
        <w:rPr>
          <w:sz w:val="22"/>
          <w:szCs w:val="22"/>
        </w:rPr>
        <w:lastRenderedPageBreak/>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5"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6"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16"/>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193" cy="1133898"/>
                    </a:xfrm>
                    <a:prstGeom prst="rect">
                      <a:avLst/>
                    </a:prstGeom>
                  </pic:spPr>
                </pic:pic>
              </a:graphicData>
            </a:graphic>
          </wp:inline>
        </w:drawing>
      </w:r>
      <w:commentRangeEnd w:id="16"/>
      <w:r w:rsidR="00564D3E">
        <w:rPr>
          <w:rStyle w:val="CommentReference"/>
          <w:b w:val="0"/>
          <w:bCs w:val="0"/>
          <w:color w:val="auto"/>
        </w:rPr>
        <w:commentReference w:id="16"/>
      </w:r>
    </w:p>
    <w:p w14:paraId="67E2A949" w14:textId="5BE6504F" w:rsidR="006A0DB4" w:rsidRDefault="006A0DB4" w:rsidP="00F85894">
      <w:pPr>
        <w:pStyle w:val="Caption"/>
        <w:spacing w:after="0"/>
        <w:jc w:val="center"/>
      </w:pPr>
      <w:bookmarkStart w:id="17" w:name="_Toc68457187"/>
      <w:r>
        <w:t xml:space="preserve">Figure </w:t>
      </w:r>
      <w:fldSimple w:instr=" SEQ Figure \* ARABIC ">
        <w:r w:rsidR="00073D89">
          <w:rPr>
            <w:noProof/>
          </w:rPr>
          <w:t>3</w:t>
        </w:r>
      </w:fldSimple>
      <w:r>
        <w:t xml:space="preserve"> </w:t>
      </w:r>
      <w:r w:rsidRPr="001F0DFD">
        <w:t>Example NBA Salary data subset</w:t>
      </w:r>
      <w:bookmarkEnd w:id="17"/>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4C629B"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4C629B" w:rsidRDefault="007427AF" w:rsidP="00C4438F">
            <w:pPr>
              <w:spacing w:before="0" w:after="0" w:line="240" w:lineRule="auto"/>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660D4E" w:rsidRDefault="007427AF" w:rsidP="00C4438F">
            <w:pPr>
              <w:spacing w:before="0" w:after="0" w:line="240" w:lineRule="auto"/>
              <w:jc w:val="center"/>
              <w:rPr>
                <w:rFonts w:eastAsia="Times New Roman" w:cstheme="minorHAnsi"/>
                <w:b/>
                <w:bCs/>
                <w:sz w:val="18"/>
                <w:szCs w:val="18"/>
                <w:lang w:eastAsia="en-CA"/>
              </w:rPr>
            </w:pPr>
            <w:proofErr w:type="spellStart"/>
            <w:r w:rsidRPr="00660D4E">
              <w:rPr>
                <w:rFonts w:eastAsia="Times New Roman" w:cstheme="minorHAns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 xml:space="preserve">Player </w:t>
            </w:r>
            <w:r w:rsidR="00856C4E" w:rsidRPr="00660D4E">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660D4E" w:rsidRDefault="00856C4E"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Salary</w:t>
            </w:r>
            <w:r w:rsidR="00856C4E" w:rsidRPr="00660D4E">
              <w:rPr>
                <w:rFonts w:eastAsia="Times New Roman" w:cstheme="minorHAnsi"/>
                <w:color w:val="000000"/>
                <w:sz w:val="18"/>
                <w:szCs w:val="18"/>
                <w:lang w:eastAsia="en-CA"/>
              </w:rPr>
              <w:t xml:space="preserve"> (in US dollars) </w:t>
            </w:r>
            <w:r w:rsidRPr="00660D4E">
              <w:rPr>
                <w:rFonts w:eastAsia="Times New Roman" w:cstheme="minorHAnsi"/>
                <w:color w:val="000000"/>
                <w:sz w:val="18"/>
                <w:szCs w:val="18"/>
                <w:lang w:eastAsia="en-CA"/>
              </w:rPr>
              <w:t>for the given NBA season year</w:t>
            </w:r>
          </w:p>
          <w:p w14:paraId="35ED1664" w14:textId="651D36BE" w:rsidR="00DA5D03" w:rsidRPr="00660D4E" w:rsidRDefault="00DA5D03"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Column YYYY-YYYY represents the NBA season year</w:t>
            </w:r>
          </w:p>
        </w:tc>
      </w:tr>
    </w:tbl>
    <w:p w14:paraId="5604AB48" w14:textId="7590D0DB" w:rsidR="006A0DB4" w:rsidRDefault="006A0DB4" w:rsidP="00F85894">
      <w:pPr>
        <w:pStyle w:val="Caption"/>
        <w:spacing w:after="0"/>
        <w:jc w:val="center"/>
      </w:pPr>
      <w:bookmarkStart w:id="18" w:name="_Toc68457188"/>
      <w:r>
        <w:t xml:space="preserve">Figure </w:t>
      </w:r>
      <w:fldSimple w:instr=" SEQ Figure \* ARABIC ">
        <w:r w:rsidR="00073D89">
          <w:rPr>
            <w:noProof/>
          </w:rPr>
          <w:t>4</w:t>
        </w:r>
      </w:fldSimple>
      <w:r>
        <w:t xml:space="preserve"> </w:t>
      </w:r>
      <w:r w:rsidRPr="001F2503">
        <w:t xml:space="preserve">Available features for salary data between 2015 to 2025 (ESPN and </w:t>
      </w:r>
      <w:proofErr w:type="spellStart"/>
      <w:r w:rsidRPr="001F2503">
        <w:t>HoopHype</w:t>
      </w:r>
      <w:proofErr w:type="spellEnd"/>
      <w:r w:rsidRPr="001F2503">
        <w:t>)</w:t>
      </w:r>
      <w:bookmarkEnd w:id="18"/>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19" w:name="_Toc68395814"/>
      <w:commentRangeStart w:id="20"/>
      <w:r>
        <w:lastRenderedPageBreak/>
        <w:t>Project Planning</w:t>
      </w:r>
      <w:bookmarkEnd w:id="19"/>
      <w:commentRangeEnd w:id="20"/>
      <w:r w:rsidR="00FB7456">
        <w:rPr>
          <w:rStyle w:val="CommentReference"/>
          <w:caps w:val="0"/>
          <w:color w:val="auto"/>
          <w:spacing w:val="0"/>
        </w:rPr>
        <w:commentReference w:id="20"/>
      </w:r>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21" w:name="_Hlk66494658"/>
      <w:r w:rsidRPr="0071742C">
        <w:rPr>
          <w:rFonts w:cstheme="minorHAnsi"/>
          <w:sz w:val="22"/>
          <w:szCs w:val="22"/>
        </w:rPr>
        <w:t xml:space="preserve">The </w:t>
      </w:r>
      <w:r w:rsidR="00D52740" w:rsidRPr="0071742C">
        <w:rPr>
          <w:rFonts w:cstheme="minorHAnsi"/>
          <w:sz w:val="22"/>
          <w:szCs w:val="22"/>
        </w:rPr>
        <w:t xml:space="preserve">overall </w:t>
      </w:r>
      <w:bookmarkEnd w:id="21"/>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429" cy="1476581"/>
                    </a:xfrm>
                    <a:prstGeom prst="rect">
                      <a:avLst/>
                    </a:prstGeom>
                  </pic:spPr>
                </pic:pic>
              </a:graphicData>
            </a:graphic>
          </wp:inline>
        </w:drawing>
      </w:r>
    </w:p>
    <w:p w14:paraId="428A4552" w14:textId="447DCF66" w:rsidR="003779FC" w:rsidRDefault="006A0DB4" w:rsidP="009A54B0">
      <w:pPr>
        <w:pStyle w:val="Caption"/>
        <w:spacing w:after="0"/>
        <w:jc w:val="center"/>
      </w:pPr>
      <w:bookmarkStart w:id="22" w:name="_Toc68457189"/>
      <w:r>
        <w:t xml:space="preserve">Figure </w:t>
      </w:r>
      <w:fldSimple w:instr=" SEQ Figure \* ARABIC ">
        <w:r w:rsidR="00073D89">
          <w:rPr>
            <w:noProof/>
          </w:rPr>
          <w:t>5</w:t>
        </w:r>
      </w:fldSimple>
      <w:r>
        <w:t xml:space="preserve"> </w:t>
      </w:r>
      <w:r w:rsidRPr="00C120C8">
        <w:t>High level project schedule and milestones</w:t>
      </w:r>
      <w:bookmarkEnd w:id="22"/>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6291" cy="3096358"/>
                    </a:xfrm>
                    <a:prstGeom prst="rect">
                      <a:avLst/>
                    </a:prstGeom>
                  </pic:spPr>
                </pic:pic>
              </a:graphicData>
            </a:graphic>
          </wp:inline>
        </w:drawing>
      </w:r>
    </w:p>
    <w:p w14:paraId="1C7DD579" w14:textId="3B8DD926" w:rsidR="00E10A86" w:rsidRDefault="006A0DB4" w:rsidP="009A54B0">
      <w:pPr>
        <w:pStyle w:val="Caption"/>
        <w:spacing w:after="0"/>
        <w:jc w:val="center"/>
      </w:pPr>
      <w:bookmarkStart w:id="23" w:name="_Toc68457190"/>
      <w:r>
        <w:t xml:space="preserve">Figure </w:t>
      </w:r>
      <w:fldSimple w:instr=" SEQ Figure \* ARABIC ">
        <w:r w:rsidR="00073D89">
          <w:rPr>
            <w:noProof/>
          </w:rPr>
          <w:t>6</w:t>
        </w:r>
      </w:fldSimple>
      <w:r>
        <w:t xml:space="preserve"> </w:t>
      </w:r>
      <w:r w:rsidRPr="00B87701">
        <w:t>Gantt Chart of the overall project plan</w:t>
      </w:r>
      <w:bookmarkEnd w:id="23"/>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24" w:name="_Toc68395815"/>
      <w:r>
        <w:lastRenderedPageBreak/>
        <w:t>Implementations</w:t>
      </w:r>
      <w:bookmarkEnd w:id="24"/>
    </w:p>
    <w:p w14:paraId="7844E007" w14:textId="3923DEB5" w:rsidR="00D34D74" w:rsidRPr="00DF6D84" w:rsidRDefault="00A9060E" w:rsidP="00DF6D84">
      <w:pPr>
        <w:spacing w:after="0" w:line="240" w:lineRule="auto"/>
        <w:rPr>
          <w:rFonts w:cstheme="minorHAnsi"/>
          <w:sz w:val="22"/>
          <w:szCs w:val="22"/>
        </w:rPr>
      </w:pPr>
      <w:r w:rsidRPr="00DF6D84">
        <w:rPr>
          <w:rFonts w:cstheme="minorHAnsi"/>
          <w:sz w:val="22"/>
          <w:szCs w:val="22"/>
        </w:rPr>
        <w:t xml:space="preserve">The model from this analysis will be used by Business or Data analysts working for </w:t>
      </w:r>
      <w:del w:id="25" w:author="Dennis" w:date="2021-04-05T00:23:00Z">
        <w:r w:rsidRPr="00DF6D84" w:rsidDel="00932BCB">
          <w:rPr>
            <w:rFonts w:cstheme="minorHAnsi"/>
            <w:sz w:val="22"/>
            <w:szCs w:val="22"/>
          </w:rPr>
          <w:delText>a given</w:delText>
        </w:r>
      </w:del>
      <w:commentRangeStart w:id="26"/>
      <w:ins w:id="27" w:author="Dennis" w:date="2021-04-05T00:23:00Z">
        <w:r w:rsidR="00932BCB">
          <w:rPr>
            <w:rFonts w:cstheme="minorHAnsi"/>
            <w:sz w:val="22"/>
            <w:szCs w:val="22"/>
          </w:rPr>
          <w:t>Toronto</w:t>
        </w:r>
      </w:ins>
      <w:commentRangeEnd w:id="26"/>
      <w:ins w:id="28" w:author="Dennis" w:date="2021-04-05T00:24:00Z">
        <w:r w:rsidR="00932BCB">
          <w:rPr>
            <w:rStyle w:val="CommentReference"/>
          </w:rPr>
          <w:commentReference w:id="26"/>
        </w:r>
      </w:ins>
      <w:r w:rsidRPr="00DF6D84">
        <w:rPr>
          <w:rFonts w:cstheme="minorHAnsi"/>
          <w:sz w:val="22"/>
          <w:szCs w:val="22"/>
        </w:rPr>
        <w:t xml:space="preserve">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77777777" w:rsidR="00564D3E" w:rsidRDefault="00564D3E" w:rsidP="00DF6D84">
      <w:pPr>
        <w:spacing w:after="0" w:line="240" w:lineRule="auto"/>
        <w:rPr>
          <w:rFonts w:cstheme="minorHAnsi"/>
          <w:sz w:val="22"/>
          <w:szCs w:val="22"/>
        </w:rPr>
      </w:pPr>
    </w:p>
    <w:p w14:paraId="55EE8036" w14:textId="5A381533" w:rsidR="006B7598" w:rsidRPr="00DF6D84" w:rsidRDefault="006B7598" w:rsidP="00DF6D84">
      <w:pPr>
        <w:spacing w:after="0" w:line="240" w:lineRule="auto"/>
        <w:rPr>
          <w:rFonts w:cstheme="minorHAnsi"/>
          <w:sz w:val="22"/>
          <w:szCs w:val="22"/>
        </w:rPr>
      </w:pPr>
      <w:commentRangeStart w:id="29"/>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0"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6FB525F7"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r w:rsidR="002468BB">
        <w:rPr>
          <w:rFonts w:cstheme="minorHAnsi"/>
          <w:sz w:val="22"/>
          <w:szCs w:val="22"/>
        </w:rPr>
        <w:t>files (</w:t>
      </w:r>
      <w:r w:rsidR="0071742C">
        <w:rPr>
          <w:rFonts w:cstheme="minorHAnsi"/>
          <w:sz w:val="22"/>
          <w:szCs w:val="22"/>
        </w:rPr>
        <w:t xml:space="preserve">Private </w:t>
      </w:r>
      <w:proofErr w:type="spellStart"/>
      <w:r>
        <w:rPr>
          <w:rFonts w:cstheme="minorHAnsi"/>
          <w:sz w:val="22"/>
          <w:szCs w:val="22"/>
        </w:rPr>
        <w:t>Github</w:t>
      </w:r>
      <w:proofErr w:type="spellEnd"/>
      <w:r>
        <w:rPr>
          <w:rFonts w:cstheme="minorHAnsi"/>
          <w:sz w:val="22"/>
          <w:szCs w:val="22"/>
        </w:rPr>
        <w:t xml:space="preserve">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734FB59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commentRangeEnd w:id="29"/>
      <w:r w:rsidR="002468BB">
        <w:rPr>
          <w:rStyle w:val="CommentReference"/>
        </w:rPr>
        <w:commentReference w:id="29"/>
      </w:r>
    </w:p>
    <w:p w14:paraId="53F583F8" w14:textId="77777777" w:rsidR="004115E8" w:rsidRPr="00DF6D84" w:rsidRDefault="004115E8" w:rsidP="004115E8">
      <w:pPr>
        <w:pStyle w:val="ListParagraph"/>
        <w:rPr>
          <w:rFonts w:cstheme="minorHAnsi"/>
          <w:sz w:val="22"/>
          <w:szCs w:val="22"/>
        </w:rPr>
      </w:pPr>
    </w:p>
    <w:p w14:paraId="784111AB" w14:textId="36D7142C" w:rsidR="004115E8" w:rsidRDefault="004115E8" w:rsidP="004115E8">
      <w:pPr>
        <w:pStyle w:val="Heading1"/>
        <w:spacing w:before="0" w:line="240" w:lineRule="auto"/>
        <w:jc w:val="center"/>
      </w:pPr>
      <w:bookmarkStart w:id="30" w:name="_Toc68395816"/>
      <w:r>
        <w:t>Data Preparation</w:t>
      </w:r>
      <w:bookmarkEnd w:id="30"/>
    </w:p>
    <w:p w14:paraId="1E83AFCA" w14:textId="77777777" w:rsidR="00102EDE" w:rsidRDefault="004115E8" w:rsidP="004115E8">
      <w:pPr>
        <w:spacing w:after="0" w:line="240" w:lineRule="auto"/>
        <w:rPr>
          <w:rFonts w:cstheme="minorHAnsi"/>
          <w:sz w:val="22"/>
          <w:szCs w:val="22"/>
        </w:rPr>
      </w:pPr>
      <w:r>
        <w:rPr>
          <w:rFonts w:cstheme="minorHAnsi"/>
          <w:sz w:val="22"/>
          <w:szCs w:val="22"/>
        </w:rPr>
        <w:t xml:space="preserve">Describe how we used advanced stats and calculated them, chose the season, player, season for performance baseline, </w:t>
      </w:r>
      <w:r w:rsidR="00A75EE4">
        <w:rPr>
          <w:rFonts w:cstheme="minorHAnsi"/>
          <w:sz w:val="22"/>
          <w:szCs w:val="22"/>
        </w:rPr>
        <w:t>and</w:t>
      </w:r>
      <w:r>
        <w:rPr>
          <w:rFonts w:cstheme="minorHAnsi"/>
          <w:sz w:val="22"/>
          <w:szCs w:val="22"/>
        </w:rPr>
        <w:t xml:space="preserve"> the data for the WL Prediction</w:t>
      </w:r>
      <w:r w:rsidR="00182623">
        <w:rPr>
          <w:rFonts w:cstheme="minorHAnsi"/>
          <w:sz w:val="22"/>
          <w:szCs w:val="22"/>
        </w:rPr>
        <w:t xml:space="preserve"> Include charts</w:t>
      </w:r>
      <w:r w:rsidR="00AD1E8E">
        <w:rPr>
          <w:rFonts w:cstheme="minorHAnsi"/>
          <w:sz w:val="22"/>
          <w:szCs w:val="22"/>
        </w:rPr>
        <w:t xml:space="preserve">, </w:t>
      </w:r>
    </w:p>
    <w:p w14:paraId="068B4695" w14:textId="00649720" w:rsidR="00D34D74" w:rsidRDefault="00AD1E8E" w:rsidP="004115E8">
      <w:pPr>
        <w:spacing w:after="0" w:line="240" w:lineRule="auto"/>
        <w:rPr>
          <w:rFonts w:cstheme="minorHAnsi"/>
          <w:sz w:val="22"/>
          <w:szCs w:val="22"/>
        </w:rPr>
      </w:pPr>
      <w:r>
        <w:rPr>
          <w:rFonts w:cstheme="minorHAnsi"/>
          <w:sz w:val="22"/>
          <w:szCs w:val="22"/>
        </w:rPr>
        <w:t>Aggregating the data</w:t>
      </w:r>
      <w:r w:rsidR="00102EDE">
        <w:rPr>
          <w:rFonts w:cstheme="minorHAnsi"/>
          <w:sz w:val="22"/>
          <w:szCs w:val="22"/>
        </w:rPr>
        <w:t xml:space="preserve">. </w:t>
      </w:r>
      <w:r w:rsidR="006C4140">
        <w:rPr>
          <w:rFonts w:cstheme="minorHAnsi"/>
          <w:sz w:val="22"/>
          <w:szCs w:val="22"/>
        </w:rPr>
        <w:t>(</w:t>
      </w:r>
      <w:r w:rsidR="00102EDE">
        <w:rPr>
          <w:rFonts w:cstheme="minorHAnsi"/>
          <w:sz w:val="22"/>
          <w:szCs w:val="22"/>
        </w:rPr>
        <w:t xml:space="preserve">write in stages and maybe use </w:t>
      </w:r>
      <w:r w:rsidR="00641C88">
        <w:rPr>
          <w:rFonts w:cstheme="minorHAnsi"/>
          <w:sz w:val="22"/>
          <w:szCs w:val="22"/>
        </w:rPr>
        <w:t>Visio</w:t>
      </w:r>
      <w:r w:rsidR="00102EDE">
        <w:rPr>
          <w:rFonts w:cstheme="minorHAnsi"/>
          <w:sz w:val="22"/>
          <w:szCs w:val="22"/>
        </w:rPr>
        <w:t xml:space="preserve"> for visualizing)</w:t>
      </w:r>
    </w:p>
    <w:p w14:paraId="6A9E1604" w14:textId="4663C0F1" w:rsidR="00D9181C" w:rsidRDefault="00D9181C" w:rsidP="004115E8">
      <w:pPr>
        <w:spacing w:after="0" w:line="240" w:lineRule="auto"/>
        <w:rPr>
          <w:rFonts w:cstheme="minorHAnsi"/>
          <w:sz w:val="22"/>
          <w:szCs w:val="22"/>
        </w:rPr>
      </w:pPr>
      <w:r>
        <w:rPr>
          <w:rFonts w:cstheme="minorHAnsi"/>
          <w:sz w:val="22"/>
          <w:szCs w:val="22"/>
        </w:rPr>
        <w:t>Replaced old gamed with chosen players</w:t>
      </w:r>
    </w:p>
    <w:p w14:paraId="7BEDB104" w14:textId="68ACF3FE" w:rsidR="00705500" w:rsidRDefault="00705500" w:rsidP="004115E8">
      <w:pPr>
        <w:spacing w:after="0" w:line="240" w:lineRule="auto"/>
        <w:rPr>
          <w:rFonts w:cstheme="minorHAnsi"/>
          <w:sz w:val="22"/>
          <w:szCs w:val="22"/>
        </w:rPr>
      </w:pPr>
    </w:p>
    <w:p w14:paraId="4E1935C2" w14:textId="1A1BF95A" w:rsidR="00705500" w:rsidRDefault="00073D89" w:rsidP="004115E8">
      <w:pPr>
        <w:spacing w:after="0" w:line="240" w:lineRule="auto"/>
        <w:rPr>
          <w:rFonts w:cstheme="minorHAnsi"/>
          <w:sz w:val="22"/>
          <w:szCs w:val="22"/>
        </w:rPr>
      </w:pPr>
      <w:r>
        <w:rPr>
          <w:rFonts w:cstheme="minorHAnsi"/>
          <w:sz w:val="22"/>
          <w:szCs w:val="22"/>
        </w:rPr>
        <w:t xml:space="preserve">Phase 1 </w:t>
      </w:r>
      <w:r w:rsidR="00183FC5">
        <w:rPr>
          <w:rFonts w:cstheme="minorHAnsi"/>
          <w:sz w:val="22"/>
          <w:szCs w:val="22"/>
        </w:rPr>
        <w:t xml:space="preserve">- </w:t>
      </w:r>
      <w:r>
        <w:rPr>
          <w:rFonts w:cstheme="minorHAnsi"/>
          <w:sz w:val="22"/>
          <w:szCs w:val="22"/>
        </w:rPr>
        <w:t>Player Data Selection</w:t>
      </w:r>
    </w:p>
    <w:p w14:paraId="48FBBB10" w14:textId="77777777" w:rsidR="00073D89" w:rsidRDefault="00073D89" w:rsidP="00073D89">
      <w:pPr>
        <w:pStyle w:val="ListParagraph"/>
        <w:numPr>
          <w:ilvl w:val="0"/>
          <w:numId w:val="16"/>
        </w:numPr>
        <w:spacing w:after="0" w:line="240" w:lineRule="auto"/>
        <w:rPr>
          <w:rFonts w:cstheme="minorHAnsi"/>
          <w:sz w:val="22"/>
          <w:szCs w:val="22"/>
        </w:rPr>
      </w:pPr>
      <w:r>
        <w:rPr>
          <w:rFonts w:cstheme="minorHAnsi"/>
          <w:sz w:val="22"/>
          <w:szCs w:val="22"/>
        </w:rPr>
        <w:t xml:space="preserve">Raw </w:t>
      </w:r>
      <w:proofErr w:type="spellStart"/>
      <w:r>
        <w:rPr>
          <w:rFonts w:cstheme="minorHAnsi"/>
          <w:sz w:val="22"/>
          <w:szCs w:val="22"/>
        </w:rPr>
        <w:t>PlayerGameLogs</w:t>
      </w:r>
      <w:proofErr w:type="spellEnd"/>
      <w:r>
        <w:rPr>
          <w:rFonts w:cstheme="minorHAnsi"/>
          <w:sz w:val="22"/>
          <w:szCs w:val="22"/>
        </w:rPr>
        <w:t xml:space="preserve"> data is gathered through the </w:t>
      </w:r>
      <w:proofErr w:type="spellStart"/>
      <w:r>
        <w:rPr>
          <w:rFonts w:cstheme="minorHAnsi"/>
          <w:sz w:val="22"/>
          <w:szCs w:val="22"/>
        </w:rPr>
        <w:t>nba_api</w:t>
      </w:r>
      <w:proofErr w:type="spellEnd"/>
      <w:r>
        <w:rPr>
          <w:rFonts w:cstheme="minorHAnsi"/>
          <w:sz w:val="22"/>
          <w:szCs w:val="22"/>
        </w:rPr>
        <w:t xml:space="preserve"> and inserted new feature </w:t>
      </w:r>
      <w:proofErr w:type="spellStart"/>
      <w:r>
        <w:rPr>
          <w:rFonts w:cstheme="minorHAnsi"/>
          <w:sz w:val="22"/>
          <w:szCs w:val="22"/>
        </w:rPr>
        <w:t>Game_Type</w:t>
      </w:r>
      <w:proofErr w:type="spellEnd"/>
      <w:r>
        <w:rPr>
          <w:rFonts w:cstheme="minorHAnsi"/>
          <w:sz w:val="22"/>
          <w:szCs w:val="22"/>
        </w:rPr>
        <w:t xml:space="preserve"> to categorized the type of record by Pre-Season, Regular Season, or Playoffs games</w:t>
      </w:r>
    </w:p>
    <w:p w14:paraId="7C4434CB"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 xml:space="preserve">Initial </w:t>
      </w:r>
      <w:r>
        <w:rPr>
          <w:rFonts w:cstheme="minorHAnsi"/>
          <w:sz w:val="22"/>
          <w:szCs w:val="22"/>
        </w:rPr>
        <w:t>a</w:t>
      </w:r>
      <w:r w:rsidRPr="00705500">
        <w:rPr>
          <w:rFonts w:cstheme="minorHAnsi"/>
          <w:sz w:val="22"/>
          <w:szCs w:val="22"/>
        </w:rPr>
        <w:t>nalysis</w:t>
      </w:r>
      <w:r>
        <w:rPr>
          <w:rFonts w:cstheme="minorHAnsi"/>
          <w:sz w:val="22"/>
          <w:szCs w:val="22"/>
        </w:rPr>
        <w:t xml:space="preserve"> indicates minimum data cleansing is required due to null data to 740 records. </w:t>
      </w:r>
    </w:p>
    <w:p w14:paraId="5FAA43BC"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Transforming/cleansing the data</w:t>
      </w:r>
    </w:p>
    <w:p w14:paraId="21F56408" w14:textId="77777777" w:rsidR="00073D89" w:rsidRDefault="00073D89" w:rsidP="00073D89">
      <w:pPr>
        <w:pStyle w:val="ListParagraph"/>
        <w:numPr>
          <w:ilvl w:val="1"/>
          <w:numId w:val="16"/>
        </w:numPr>
        <w:spacing w:after="0" w:line="240" w:lineRule="auto"/>
        <w:rPr>
          <w:rFonts w:cstheme="minorHAnsi"/>
          <w:sz w:val="22"/>
          <w:szCs w:val="22"/>
        </w:rPr>
      </w:pPr>
      <w:r w:rsidRPr="00705500">
        <w:rPr>
          <w:rFonts w:cstheme="minorHAnsi"/>
          <w:sz w:val="22"/>
          <w:szCs w:val="22"/>
        </w:rPr>
        <w:t>Enhance</w:t>
      </w:r>
      <w:r>
        <w:rPr>
          <w:rFonts w:cstheme="minorHAnsi"/>
          <w:sz w:val="22"/>
          <w:szCs w:val="22"/>
        </w:rPr>
        <w:t>d</w:t>
      </w:r>
      <w:r w:rsidRPr="00705500">
        <w:rPr>
          <w:rFonts w:cstheme="minorHAnsi"/>
          <w:sz w:val="22"/>
          <w:szCs w:val="22"/>
        </w:rPr>
        <w:t xml:space="preserve"> the data</w:t>
      </w:r>
      <w:r>
        <w:rPr>
          <w:rFonts w:cstheme="minorHAnsi"/>
          <w:sz w:val="22"/>
          <w:szCs w:val="22"/>
        </w:rPr>
        <w:t xml:space="preserve"> to add in additional features that will be used as part of the analysis which are </w:t>
      </w:r>
    </w:p>
    <w:p w14:paraId="5E0B4D7D" w14:textId="77777777" w:rsidR="00073D89"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Player Impact Estimate (PIE)</w:t>
      </w:r>
    </w:p>
    <w:p w14:paraId="72A8924B"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 xml:space="preserve">Definition PIE measures a player's overall statistical contribution against the total statistics in games they play in. PIE yields </w:t>
      </w:r>
      <w:proofErr w:type="gramStart"/>
      <w:r w:rsidRPr="00745796">
        <w:rPr>
          <w:rFonts w:cstheme="minorHAnsi"/>
          <w:sz w:val="22"/>
          <w:szCs w:val="22"/>
        </w:rPr>
        <w:t>results</w:t>
      </w:r>
      <w:proofErr w:type="gramEnd"/>
      <w:r w:rsidRPr="00745796">
        <w:rPr>
          <w:rFonts w:cstheme="minorHAnsi"/>
          <w:sz w:val="22"/>
          <w:szCs w:val="22"/>
        </w:rPr>
        <w:t xml:space="preserve"> which are comparable to other advanced statistics (e.g. PER) using a simple formula.</w:t>
      </w:r>
    </w:p>
    <w:p w14:paraId="480137F0"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Formula (PTS + FGM + FTM - FGA - FTA + DREB + (0.5 * OREB) + AST + STL + (0.5 * BLK) - PF - TO) / (</w:t>
      </w:r>
      <w:proofErr w:type="spellStart"/>
      <w:r w:rsidRPr="00745796">
        <w:rPr>
          <w:rFonts w:cstheme="minorHAnsi"/>
          <w:sz w:val="22"/>
          <w:szCs w:val="22"/>
        </w:rPr>
        <w:t>GmPTS</w:t>
      </w:r>
      <w:proofErr w:type="spellEnd"/>
      <w:r w:rsidRPr="00745796">
        <w:rPr>
          <w:rFonts w:cstheme="minorHAnsi"/>
          <w:sz w:val="22"/>
          <w:szCs w:val="22"/>
        </w:rPr>
        <w:t xml:space="preserve"> + </w:t>
      </w:r>
      <w:proofErr w:type="spellStart"/>
      <w:r w:rsidRPr="00745796">
        <w:rPr>
          <w:rFonts w:cstheme="minorHAnsi"/>
          <w:sz w:val="22"/>
          <w:szCs w:val="22"/>
        </w:rPr>
        <w:t>GmFGM</w:t>
      </w:r>
      <w:proofErr w:type="spellEnd"/>
      <w:r w:rsidRPr="00745796">
        <w:rPr>
          <w:rFonts w:cstheme="minorHAnsi"/>
          <w:sz w:val="22"/>
          <w:szCs w:val="22"/>
        </w:rPr>
        <w:t xml:space="preserve"> + </w:t>
      </w:r>
      <w:proofErr w:type="spellStart"/>
      <w:r w:rsidRPr="00745796">
        <w:rPr>
          <w:rFonts w:cstheme="minorHAnsi"/>
          <w:sz w:val="22"/>
          <w:szCs w:val="22"/>
        </w:rPr>
        <w:t>GmFTM</w:t>
      </w:r>
      <w:proofErr w:type="spellEnd"/>
      <w:r w:rsidRPr="00745796">
        <w:rPr>
          <w:rFonts w:cstheme="minorHAnsi"/>
          <w:sz w:val="22"/>
          <w:szCs w:val="22"/>
        </w:rPr>
        <w:t xml:space="preserve"> - </w:t>
      </w:r>
      <w:proofErr w:type="spellStart"/>
      <w:r w:rsidRPr="00745796">
        <w:rPr>
          <w:rFonts w:cstheme="minorHAnsi"/>
          <w:sz w:val="22"/>
          <w:szCs w:val="22"/>
        </w:rPr>
        <w:t>GmFGA</w:t>
      </w:r>
      <w:proofErr w:type="spellEnd"/>
      <w:r w:rsidRPr="00745796">
        <w:rPr>
          <w:rFonts w:cstheme="minorHAnsi"/>
          <w:sz w:val="22"/>
          <w:szCs w:val="22"/>
        </w:rPr>
        <w:t xml:space="preserve"> - </w:t>
      </w:r>
      <w:proofErr w:type="spellStart"/>
      <w:r w:rsidRPr="00745796">
        <w:rPr>
          <w:rFonts w:cstheme="minorHAnsi"/>
          <w:sz w:val="22"/>
          <w:szCs w:val="22"/>
        </w:rPr>
        <w:t>GmFTA</w:t>
      </w:r>
      <w:proofErr w:type="spellEnd"/>
      <w:r w:rsidRPr="00745796">
        <w:rPr>
          <w:rFonts w:cstheme="minorHAnsi"/>
          <w:sz w:val="22"/>
          <w:szCs w:val="22"/>
        </w:rPr>
        <w:t xml:space="preserve"> + </w:t>
      </w:r>
      <w:proofErr w:type="spellStart"/>
      <w:r w:rsidRPr="00745796">
        <w:rPr>
          <w:rFonts w:cstheme="minorHAnsi"/>
          <w:sz w:val="22"/>
          <w:szCs w:val="22"/>
        </w:rPr>
        <w:t>GmDREB</w:t>
      </w:r>
      <w:proofErr w:type="spellEnd"/>
      <w:r w:rsidRPr="00745796">
        <w:rPr>
          <w:rFonts w:cstheme="minorHAnsi"/>
          <w:sz w:val="22"/>
          <w:szCs w:val="22"/>
        </w:rPr>
        <w:t xml:space="preserve"> + (0.5 * </w:t>
      </w:r>
      <w:proofErr w:type="spellStart"/>
      <w:r w:rsidRPr="00745796">
        <w:rPr>
          <w:rFonts w:cstheme="minorHAnsi"/>
          <w:sz w:val="22"/>
          <w:szCs w:val="22"/>
        </w:rPr>
        <w:t>GmOREB</w:t>
      </w:r>
      <w:proofErr w:type="spellEnd"/>
      <w:r w:rsidRPr="00745796">
        <w:rPr>
          <w:rFonts w:cstheme="minorHAnsi"/>
          <w:sz w:val="22"/>
          <w:szCs w:val="22"/>
        </w:rPr>
        <w:t xml:space="preserve">) + </w:t>
      </w:r>
      <w:proofErr w:type="spellStart"/>
      <w:r w:rsidRPr="00745796">
        <w:rPr>
          <w:rFonts w:cstheme="minorHAnsi"/>
          <w:sz w:val="22"/>
          <w:szCs w:val="22"/>
        </w:rPr>
        <w:t>GmAST</w:t>
      </w:r>
      <w:proofErr w:type="spellEnd"/>
      <w:r w:rsidRPr="00745796">
        <w:rPr>
          <w:rFonts w:cstheme="minorHAnsi"/>
          <w:sz w:val="22"/>
          <w:szCs w:val="22"/>
        </w:rPr>
        <w:t xml:space="preserve"> + </w:t>
      </w:r>
      <w:proofErr w:type="spellStart"/>
      <w:r w:rsidRPr="00745796">
        <w:rPr>
          <w:rFonts w:cstheme="minorHAnsi"/>
          <w:sz w:val="22"/>
          <w:szCs w:val="22"/>
        </w:rPr>
        <w:t>GmSTL</w:t>
      </w:r>
      <w:proofErr w:type="spellEnd"/>
      <w:r w:rsidRPr="00745796">
        <w:rPr>
          <w:rFonts w:cstheme="minorHAnsi"/>
          <w:sz w:val="22"/>
          <w:szCs w:val="22"/>
        </w:rPr>
        <w:t xml:space="preserve"> + (0.5 * </w:t>
      </w:r>
      <w:proofErr w:type="spellStart"/>
      <w:r w:rsidRPr="00745796">
        <w:rPr>
          <w:rFonts w:cstheme="minorHAnsi"/>
          <w:sz w:val="22"/>
          <w:szCs w:val="22"/>
        </w:rPr>
        <w:t>GmBLK</w:t>
      </w:r>
      <w:proofErr w:type="spellEnd"/>
      <w:r w:rsidRPr="00745796">
        <w:rPr>
          <w:rFonts w:cstheme="minorHAnsi"/>
          <w:sz w:val="22"/>
          <w:szCs w:val="22"/>
        </w:rPr>
        <w:t xml:space="preserve">) - </w:t>
      </w:r>
      <w:proofErr w:type="spellStart"/>
      <w:r w:rsidRPr="00745796">
        <w:rPr>
          <w:rFonts w:cstheme="minorHAnsi"/>
          <w:sz w:val="22"/>
          <w:szCs w:val="22"/>
        </w:rPr>
        <w:t>GmPF</w:t>
      </w:r>
      <w:proofErr w:type="spellEnd"/>
      <w:r w:rsidRPr="00745796">
        <w:rPr>
          <w:rFonts w:cstheme="minorHAnsi"/>
          <w:sz w:val="22"/>
          <w:szCs w:val="22"/>
        </w:rPr>
        <w:t xml:space="preserve"> - </w:t>
      </w:r>
      <w:proofErr w:type="spellStart"/>
      <w:r w:rsidRPr="00745796">
        <w:rPr>
          <w:rFonts w:cstheme="minorHAnsi"/>
          <w:sz w:val="22"/>
          <w:szCs w:val="22"/>
        </w:rPr>
        <w:t>GmTO</w:t>
      </w:r>
      <w:proofErr w:type="spellEnd"/>
      <w:r w:rsidRPr="00745796">
        <w:rPr>
          <w:rFonts w:cstheme="minorHAnsi"/>
          <w:sz w:val="22"/>
          <w:szCs w:val="22"/>
        </w:rPr>
        <w:t>)</w:t>
      </w:r>
    </w:p>
    <w:p w14:paraId="71CBD338" w14:textId="77777777" w:rsidR="00073D89" w:rsidRPr="00705500"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Player Efficiency Rating (PER)</w:t>
      </w:r>
    </w:p>
    <w:p w14:paraId="3372EDCD"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lastRenderedPageBreak/>
        <w:t xml:space="preserve">PER = (FGM x 85.910 + Steals * 53.897 + 3PTM * 51.757 + FTM x 46.845 + Blocks * 39.190 + </w:t>
      </w:r>
      <w:proofErr w:type="spellStart"/>
      <w:r w:rsidRPr="00745796">
        <w:rPr>
          <w:rFonts w:cstheme="minorHAnsi"/>
          <w:sz w:val="22"/>
          <w:szCs w:val="22"/>
        </w:rPr>
        <w:t>Offensive_Reb</w:t>
      </w:r>
      <w:proofErr w:type="spellEnd"/>
      <w:r w:rsidRPr="00745796">
        <w:rPr>
          <w:rFonts w:cstheme="minorHAnsi"/>
          <w:sz w:val="22"/>
          <w:szCs w:val="22"/>
        </w:rPr>
        <w:t xml:space="preserve"> * 39.190 + Assists * 34.677 + </w:t>
      </w:r>
      <w:proofErr w:type="spellStart"/>
      <w:r w:rsidRPr="00745796">
        <w:rPr>
          <w:rFonts w:cstheme="minorHAnsi"/>
          <w:sz w:val="22"/>
          <w:szCs w:val="22"/>
        </w:rPr>
        <w:t>Defensive_Reb</w:t>
      </w:r>
      <w:proofErr w:type="spellEnd"/>
      <w:r w:rsidRPr="00745796">
        <w:rPr>
          <w:rFonts w:cstheme="minorHAnsi"/>
          <w:sz w:val="22"/>
          <w:szCs w:val="22"/>
        </w:rPr>
        <w:t xml:space="preserve"> x 14.707 - Foul * 17.174 - </w:t>
      </w:r>
      <w:proofErr w:type="spellStart"/>
      <w:r w:rsidRPr="00745796">
        <w:rPr>
          <w:rFonts w:cstheme="minorHAnsi"/>
          <w:sz w:val="22"/>
          <w:szCs w:val="22"/>
        </w:rPr>
        <w:t>FT_Miss</w:t>
      </w:r>
      <w:proofErr w:type="spellEnd"/>
      <w:r w:rsidRPr="00745796">
        <w:rPr>
          <w:rFonts w:cstheme="minorHAnsi"/>
          <w:sz w:val="22"/>
          <w:szCs w:val="22"/>
        </w:rPr>
        <w:t xml:space="preserve"> x 20.091 - </w:t>
      </w:r>
      <w:proofErr w:type="spellStart"/>
      <w:r w:rsidRPr="00745796">
        <w:rPr>
          <w:rFonts w:cstheme="minorHAnsi"/>
          <w:sz w:val="22"/>
          <w:szCs w:val="22"/>
        </w:rPr>
        <w:t>FG_Miss</w:t>
      </w:r>
      <w:proofErr w:type="spellEnd"/>
      <w:r w:rsidRPr="00745796">
        <w:rPr>
          <w:rFonts w:cstheme="minorHAnsi"/>
          <w:sz w:val="22"/>
          <w:szCs w:val="22"/>
        </w:rPr>
        <w:t xml:space="preserve"> * 39.190 - TO * 53.897) * (1 / Minutes)</w:t>
      </w:r>
    </w:p>
    <w:p w14:paraId="5B199F06" w14:textId="77777777" w:rsidR="00073D89" w:rsidRDefault="00073D89" w:rsidP="00073D89">
      <w:pPr>
        <w:pStyle w:val="ListParagraph"/>
        <w:numPr>
          <w:ilvl w:val="1"/>
          <w:numId w:val="16"/>
        </w:numPr>
        <w:spacing w:after="0" w:line="240" w:lineRule="auto"/>
        <w:rPr>
          <w:rFonts w:cstheme="minorHAnsi"/>
          <w:sz w:val="22"/>
          <w:szCs w:val="22"/>
        </w:rPr>
      </w:pPr>
      <w:r w:rsidRPr="00705500">
        <w:rPr>
          <w:rFonts w:cstheme="minorHAnsi"/>
          <w:sz w:val="22"/>
          <w:szCs w:val="22"/>
        </w:rPr>
        <w:t xml:space="preserve">Filter data by </w:t>
      </w:r>
      <w:r>
        <w:rPr>
          <w:rFonts w:cstheme="minorHAnsi"/>
          <w:sz w:val="22"/>
          <w:szCs w:val="22"/>
        </w:rPr>
        <w:t>Toronto Raptors</w:t>
      </w:r>
    </w:p>
    <w:p w14:paraId="00F682F3" w14:textId="77777777" w:rsidR="00073D89" w:rsidRPr="00705500"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We are only focusing on what type of features will help Toronto Raptor win games based on the players of the past</w:t>
      </w:r>
    </w:p>
    <w:p w14:paraId="0C0A489F" w14:textId="77777777" w:rsidR="00073D89" w:rsidRDefault="00073D89" w:rsidP="00073D89">
      <w:pPr>
        <w:pStyle w:val="ListParagraph"/>
        <w:numPr>
          <w:ilvl w:val="1"/>
          <w:numId w:val="16"/>
        </w:numPr>
        <w:spacing w:after="0" w:line="240" w:lineRule="auto"/>
        <w:rPr>
          <w:rFonts w:cstheme="minorHAnsi"/>
          <w:sz w:val="22"/>
          <w:szCs w:val="22"/>
        </w:rPr>
      </w:pPr>
      <w:r>
        <w:rPr>
          <w:rFonts w:cstheme="minorHAnsi"/>
          <w:sz w:val="22"/>
          <w:szCs w:val="22"/>
        </w:rPr>
        <w:t xml:space="preserve">Initial feature removal </w:t>
      </w:r>
    </w:p>
    <w:p w14:paraId="0190B2EA" w14:textId="77777777" w:rsidR="00073D89"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 xml:space="preserve">Features selected for removal were based on experience and initial analysis on if these types of values would impact the model. These features were removed as these typically would not have an effect on the target feature Win/Loss (WL) </w:t>
      </w:r>
    </w:p>
    <w:p w14:paraId="272C6E00" w14:textId="77777777" w:rsidR="00073D89"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Unwanted</w:t>
      </w:r>
      <w:r>
        <w:rPr>
          <w:rFonts w:cstheme="minorHAnsi"/>
          <w:sz w:val="22"/>
          <w:szCs w:val="22"/>
        </w:rPr>
        <w:t xml:space="preserve"> N</w:t>
      </w:r>
      <w:r w:rsidRPr="00745796">
        <w:rPr>
          <w:rFonts w:cstheme="minorHAnsi"/>
          <w:sz w:val="22"/>
          <w:szCs w:val="22"/>
        </w:rPr>
        <w:t>umerical</w:t>
      </w:r>
      <w:r>
        <w:rPr>
          <w:rFonts w:cstheme="minorHAnsi"/>
          <w:sz w:val="22"/>
          <w:szCs w:val="22"/>
        </w:rPr>
        <w:t xml:space="preserve"> </w:t>
      </w:r>
      <w:r w:rsidRPr="00745796">
        <w:rPr>
          <w:rFonts w:cstheme="minorHAnsi"/>
          <w:sz w:val="22"/>
          <w:szCs w:val="22"/>
        </w:rPr>
        <w:t xml:space="preserve">Features </w:t>
      </w:r>
    </w:p>
    <w:p w14:paraId="6E84AD8F"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PLAYER_ID</w:t>
      </w:r>
    </w:p>
    <w:p w14:paraId="73033371" w14:textId="77777777" w:rsidR="00073D89" w:rsidRPr="00745796"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TEAM_ID</w:t>
      </w:r>
    </w:p>
    <w:p w14:paraId="5CD976DA" w14:textId="77777777" w:rsidR="00073D89" w:rsidRDefault="00073D89" w:rsidP="00073D89">
      <w:pPr>
        <w:pStyle w:val="ListParagraph"/>
        <w:numPr>
          <w:ilvl w:val="3"/>
          <w:numId w:val="16"/>
        </w:numPr>
        <w:spacing w:after="0" w:line="240" w:lineRule="auto"/>
        <w:rPr>
          <w:rFonts w:cstheme="minorHAnsi"/>
          <w:sz w:val="22"/>
          <w:szCs w:val="22"/>
        </w:rPr>
      </w:pPr>
      <w:r>
        <w:rPr>
          <w:rFonts w:cstheme="minorHAnsi"/>
          <w:sz w:val="22"/>
          <w:szCs w:val="22"/>
        </w:rPr>
        <w:t>U</w:t>
      </w:r>
      <w:r w:rsidRPr="00745796">
        <w:rPr>
          <w:rFonts w:cstheme="minorHAnsi"/>
          <w:sz w:val="22"/>
          <w:szCs w:val="22"/>
        </w:rPr>
        <w:t>nwanted</w:t>
      </w:r>
      <w:r>
        <w:rPr>
          <w:rFonts w:cstheme="minorHAnsi"/>
          <w:sz w:val="22"/>
          <w:szCs w:val="22"/>
        </w:rPr>
        <w:t xml:space="preserve"> C</w:t>
      </w:r>
      <w:r w:rsidRPr="00745796">
        <w:rPr>
          <w:rFonts w:cstheme="minorHAnsi"/>
          <w:sz w:val="22"/>
          <w:szCs w:val="22"/>
        </w:rPr>
        <w:t>ategorical</w:t>
      </w:r>
      <w:r>
        <w:rPr>
          <w:rFonts w:cstheme="minorHAnsi"/>
          <w:sz w:val="22"/>
          <w:szCs w:val="22"/>
        </w:rPr>
        <w:t xml:space="preserve"> F</w:t>
      </w:r>
      <w:r w:rsidRPr="00745796">
        <w:rPr>
          <w:rFonts w:cstheme="minorHAnsi"/>
          <w:sz w:val="22"/>
          <w:szCs w:val="22"/>
        </w:rPr>
        <w:t>eatures</w:t>
      </w:r>
    </w:p>
    <w:p w14:paraId="1DB16C54"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PLAYER_NAME</w:t>
      </w:r>
    </w:p>
    <w:p w14:paraId="3A9591E8"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TEAM_ABBREVIATION</w:t>
      </w:r>
    </w:p>
    <w:p w14:paraId="170B3E63"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TEAM_NAME</w:t>
      </w:r>
    </w:p>
    <w:p w14:paraId="25650BEC"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GAME_ID</w:t>
      </w:r>
    </w:p>
    <w:p w14:paraId="308719CD" w14:textId="77777777" w:rsidR="00073D89" w:rsidRPr="00745796"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GAME_DATEMATCHUP</w:t>
      </w:r>
    </w:p>
    <w:p w14:paraId="49F5A8BC" w14:textId="77777777" w:rsidR="00073D89" w:rsidRPr="00705500" w:rsidRDefault="00073D89" w:rsidP="00073D89">
      <w:pPr>
        <w:pStyle w:val="ListParagraph"/>
        <w:numPr>
          <w:ilvl w:val="0"/>
          <w:numId w:val="16"/>
        </w:numPr>
        <w:spacing w:after="0" w:line="240" w:lineRule="auto"/>
        <w:rPr>
          <w:rFonts w:cstheme="minorHAnsi"/>
          <w:sz w:val="22"/>
          <w:szCs w:val="22"/>
        </w:rPr>
      </w:pPr>
      <w:r>
        <w:rPr>
          <w:rFonts w:cstheme="minorHAnsi"/>
          <w:sz w:val="22"/>
          <w:szCs w:val="22"/>
        </w:rPr>
        <w:t xml:space="preserve">Applied Label Encoding and value replacement to transform categorical values (SEASON_YEAR, </w:t>
      </w:r>
      <w:proofErr w:type="spellStart"/>
      <w:r>
        <w:rPr>
          <w:rFonts w:cstheme="minorHAnsi"/>
          <w:sz w:val="22"/>
          <w:szCs w:val="22"/>
        </w:rPr>
        <w:t>Game_Type</w:t>
      </w:r>
      <w:proofErr w:type="spellEnd"/>
      <w:r>
        <w:rPr>
          <w:rFonts w:cstheme="minorHAnsi"/>
          <w:sz w:val="22"/>
          <w:szCs w:val="22"/>
        </w:rPr>
        <w:t>) to numerical values for the model</w:t>
      </w:r>
    </w:p>
    <w:p w14:paraId="70571746"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 xml:space="preserve">Section 4.8: Define TARGET variable and separate into </w:t>
      </w:r>
      <w:proofErr w:type="spellStart"/>
      <w:r w:rsidRPr="00705500">
        <w:rPr>
          <w:rFonts w:cstheme="minorHAnsi"/>
          <w:sz w:val="22"/>
          <w:szCs w:val="22"/>
        </w:rPr>
        <w:t>dataframes</w:t>
      </w:r>
      <w:proofErr w:type="spellEnd"/>
      <w:r w:rsidRPr="00705500">
        <w:rPr>
          <w:rFonts w:cstheme="minorHAnsi"/>
          <w:sz w:val="22"/>
          <w:szCs w:val="22"/>
        </w:rPr>
        <w:t xml:space="preserve"> by season type</w:t>
      </w:r>
    </w:p>
    <w:p w14:paraId="5824D69C" w14:textId="77777777" w:rsidR="00073D89" w:rsidRDefault="00073D89" w:rsidP="00073D89">
      <w:pPr>
        <w:pStyle w:val="ListParagraph"/>
        <w:numPr>
          <w:ilvl w:val="0"/>
          <w:numId w:val="16"/>
        </w:numPr>
        <w:spacing w:after="0" w:line="240" w:lineRule="auto"/>
        <w:rPr>
          <w:rFonts w:cstheme="minorHAnsi"/>
          <w:sz w:val="22"/>
          <w:szCs w:val="22"/>
        </w:rPr>
      </w:pPr>
      <w:r w:rsidRPr="000F571D">
        <w:rPr>
          <w:rFonts w:cstheme="minorHAnsi"/>
          <w:sz w:val="22"/>
          <w:szCs w:val="22"/>
        </w:rPr>
        <w:t xml:space="preserve">Correlation Matrices </w:t>
      </w:r>
    </w:p>
    <w:p w14:paraId="1849F405" w14:textId="2AF4918A" w:rsidR="00073D89" w:rsidRDefault="00073D89" w:rsidP="00073D89">
      <w:pPr>
        <w:pStyle w:val="ListParagraph"/>
        <w:numPr>
          <w:ilvl w:val="1"/>
          <w:numId w:val="16"/>
        </w:numPr>
        <w:spacing w:after="0" w:line="240" w:lineRule="auto"/>
        <w:rPr>
          <w:rFonts w:cstheme="minorHAnsi"/>
          <w:sz w:val="22"/>
          <w:szCs w:val="22"/>
        </w:rPr>
      </w:pPr>
      <w:r w:rsidRPr="000F571D">
        <w:rPr>
          <w:rFonts w:cstheme="minorHAnsi"/>
          <w:sz w:val="22"/>
          <w:szCs w:val="22"/>
        </w:rPr>
        <w:t xml:space="preserve">Heat Maps were plotted to determine any possible correlation among the remaining features </w:t>
      </w:r>
    </w:p>
    <w:p w14:paraId="7CF23152" w14:textId="77777777" w:rsidR="00073D89" w:rsidRPr="00073D89" w:rsidRDefault="00073D89" w:rsidP="00073D89">
      <w:pPr>
        <w:pStyle w:val="ListParagraph"/>
        <w:numPr>
          <w:ilvl w:val="0"/>
          <w:numId w:val="16"/>
        </w:numPr>
        <w:spacing w:after="0" w:line="240" w:lineRule="auto"/>
        <w:rPr>
          <w:rFonts w:cstheme="minorHAnsi"/>
          <w:sz w:val="22"/>
          <w:szCs w:val="22"/>
        </w:rPr>
      </w:pPr>
      <w:commentRangeStart w:id="31"/>
      <w:r w:rsidRPr="00073D89">
        <w:rPr>
          <w:rFonts w:cstheme="minorHAnsi"/>
          <w:sz w:val="22"/>
          <w:szCs w:val="22"/>
        </w:rPr>
        <w:t>Correlation Matrix</w:t>
      </w:r>
      <w:commentRangeEnd w:id="31"/>
      <w:r>
        <w:rPr>
          <w:rStyle w:val="CommentReference"/>
        </w:rPr>
        <w:commentReference w:id="31"/>
      </w:r>
    </w:p>
    <w:p w14:paraId="725B0DFF" w14:textId="77777777" w:rsidR="00073D89" w:rsidRPr="00073D89" w:rsidRDefault="00073D89" w:rsidP="00073D89">
      <w:pPr>
        <w:pStyle w:val="ListParagraph"/>
        <w:spacing w:after="0" w:line="240" w:lineRule="auto"/>
        <w:rPr>
          <w:rFonts w:ascii="Arial" w:hAnsi="Arial" w:cs="Arial"/>
        </w:rPr>
      </w:pPr>
      <w:r>
        <w:rPr>
          <w:noProof/>
        </w:rPr>
        <w:lastRenderedPageBreak/>
        <w:drawing>
          <wp:inline distT="0" distB="0" distL="0" distR="0" wp14:anchorId="79C8CFFD" wp14:editId="27E00BE1">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2A34EF8A" w14:textId="79112F43" w:rsidR="00073D89" w:rsidRDefault="00073D89" w:rsidP="00073D89">
      <w:pPr>
        <w:pStyle w:val="Caption"/>
        <w:ind w:left="720"/>
        <w:jc w:val="center"/>
        <w:rPr>
          <w:rFonts w:ascii="Arial" w:hAnsi="Arial" w:cs="Arial"/>
        </w:rPr>
      </w:pPr>
      <w:bookmarkStart w:id="32" w:name="_Toc68457191"/>
      <w:r>
        <w:t xml:space="preserve">Figure </w:t>
      </w:r>
      <w:fldSimple w:instr=" SEQ Figure \* ARABIC ">
        <w:r>
          <w:rPr>
            <w:noProof/>
          </w:rPr>
          <w:t>7</w:t>
        </w:r>
      </w:fldSimple>
      <w:r>
        <w:t xml:space="preserve"> Heat map for Toronto Raptors (Regular Seasons 2004 to 2020)</w:t>
      </w:r>
      <w:bookmarkEnd w:id="32"/>
    </w:p>
    <w:p w14:paraId="68231305" w14:textId="6E97558C" w:rsidR="00073D89" w:rsidRDefault="00073D89" w:rsidP="00073D89">
      <w:pPr>
        <w:pStyle w:val="ListParagraph"/>
        <w:numPr>
          <w:ilvl w:val="1"/>
          <w:numId w:val="16"/>
        </w:numPr>
        <w:spacing w:after="0" w:line="240" w:lineRule="auto"/>
        <w:rPr>
          <w:rFonts w:cstheme="minorHAnsi"/>
          <w:sz w:val="22"/>
          <w:szCs w:val="22"/>
        </w:rPr>
      </w:pPr>
      <w:r>
        <w:rPr>
          <w:rFonts w:cstheme="minorHAnsi"/>
          <w:sz w:val="22"/>
          <w:szCs w:val="22"/>
        </w:rPr>
        <w:t>From Figure [</w:t>
      </w:r>
      <w:r w:rsidRPr="007E5A0D">
        <w:rPr>
          <w:rFonts w:cstheme="minorHAnsi"/>
          <w:i/>
          <w:iCs/>
          <w:color w:val="FF0000"/>
          <w:sz w:val="22"/>
          <w:szCs w:val="22"/>
        </w:rPr>
        <w:t>Figure 7 Heat map for Toronto Raptors (Regular Seasons 2004 to 2020)</w:t>
      </w:r>
      <w:r>
        <w:rPr>
          <w:rFonts w:cstheme="minorHAnsi"/>
          <w:sz w:val="22"/>
          <w:szCs w:val="22"/>
        </w:rPr>
        <w:t xml:space="preserve">], any features that have correlational values above 0.85 </w:t>
      </w:r>
      <w:r w:rsidR="00932BCB">
        <w:rPr>
          <w:rFonts w:cstheme="minorHAnsi"/>
          <w:sz w:val="22"/>
          <w:szCs w:val="22"/>
        </w:rPr>
        <w:t>are</w:t>
      </w:r>
      <w:r w:rsidR="00932BCB">
        <w:rPr>
          <w:rFonts w:cstheme="minorHAnsi"/>
          <w:sz w:val="22"/>
          <w:szCs w:val="22"/>
        </w:rPr>
        <w:t xml:space="preserve"> </w:t>
      </w:r>
      <w:r>
        <w:rPr>
          <w:rFonts w:cstheme="minorHAnsi"/>
          <w:sz w:val="22"/>
          <w:szCs w:val="22"/>
        </w:rPr>
        <w:t xml:space="preserve">designated to be too closely related. </w:t>
      </w:r>
      <w:r w:rsidRPr="001C6866">
        <w:rPr>
          <w:rFonts w:cstheme="minorHAnsi"/>
          <w:sz w:val="22"/>
          <w:szCs w:val="22"/>
        </w:rPr>
        <w:t xml:space="preserve">These </w:t>
      </w:r>
      <w:r>
        <w:rPr>
          <w:rFonts w:cstheme="minorHAnsi"/>
          <w:sz w:val="22"/>
          <w:szCs w:val="22"/>
        </w:rPr>
        <w:t xml:space="preserve">features (PTS, FGA, FTM, REB) </w:t>
      </w:r>
      <w:r w:rsidRPr="001C6866">
        <w:rPr>
          <w:rFonts w:cstheme="minorHAnsi"/>
          <w:sz w:val="22"/>
          <w:szCs w:val="22"/>
        </w:rPr>
        <w:t>added no benefit to the model analysis and were selected for feature removal</w:t>
      </w:r>
      <w:r>
        <w:rPr>
          <w:rFonts w:cstheme="minorHAnsi"/>
          <w:sz w:val="22"/>
          <w:szCs w:val="22"/>
        </w:rPr>
        <w:t xml:space="preserve"> to reduce the amount of data to process. </w:t>
      </w:r>
      <w:r w:rsidR="00932BCB">
        <w:rPr>
          <w:rFonts w:cstheme="minorHAnsi"/>
          <w:sz w:val="22"/>
          <w:szCs w:val="22"/>
        </w:rPr>
        <w:t xml:space="preserve">The </w:t>
      </w:r>
      <w:r>
        <w:rPr>
          <w:rFonts w:cstheme="minorHAnsi"/>
          <w:sz w:val="22"/>
          <w:szCs w:val="22"/>
        </w:rPr>
        <w:t xml:space="preserve">Heat Map </w:t>
      </w:r>
      <w:r w:rsidR="00932BCB">
        <w:rPr>
          <w:rFonts w:cstheme="minorHAnsi"/>
          <w:sz w:val="22"/>
          <w:szCs w:val="22"/>
        </w:rPr>
        <w:t>w</w:t>
      </w:r>
      <w:r w:rsidR="00932BCB">
        <w:rPr>
          <w:rFonts w:cstheme="minorHAnsi"/>
          <w:sz w:val="22"/>
          <w:szCs w:val="22"/>
        </w:rPr>
        <w:t>as</w:t>
      </w:r>
      <w:r w:rsidR="00932BCB">
        <w:rPr>
          <w:rFonts w:cstheme="minorHAnsi"/>
          <w:sz w:val="22"/>
          <w:szCs w:val="22"/>
        </w:rPr>
        <w:t xml:space="preserve"> </w:t>
      </w:r>
      <w:r>
        <w:rPr>
          <w:rFonts w:cstheme="minorHAnsi"/>
          <w:sz w:val="22"/>
          <w:szCs w:val="22"/>
        </w:rPr>
        <w:t>replotted (Figure [</w:t>
      </w:r>
      <w:r w:rsidRPr="007E5A0D">
        <w:rPr>
          <w:rFonts w:cstheme="minorHAnsi"/>
          <w:i/>
          <w:iCs/>
          <w:color w:val="FF0000"/>
          <w:sz w:val="22"/>
          <w:szCs w:val="22"/>
        </w:rPr>
        <w:t xml:space="preserve">Figure </w:t>
      </w:r>
      <w:r w:rsidR="00932BCB">
        <w:rPr>
          <w:rFonts w:cstheme="minorHAnsi"/>
          <w:i/>
          <w:iCs/>
          <w:color w:val="FF0000"/>
          <w:sz w:val="22"/>
          <w:szCs w:val="22"/>
        </w:rPr>
        <w:t>9</w:t>
      </w:r>
      <w:r w:rsidRPr="007E5A0D">
        <w:rPr>
          <w:rFonts w:cstheme="minorHAnsi"/>
          <w:i/>
          <w:iCs/>
          <w:color w:val="FF0000"/>
          <w:sz w:val="22"/>
          <w:szCs w:val="22"/>
        </w:rPr>
        <w:t xml:space="preserve"> Heat map for Toronto Raptors (Regular Seasons 2004 to 2020) after removal of several features with values &gt; 0.85</w:t>
      </w:r>
      <w:r>
        <w:rPr>
          <w:rFonts w:cstheme="minorHAnsi"/>
          <w:sz w:val="22"/>
          <w:szCs w:val="22"/>
        </w:rPr>
        <w:t>]) to ensure no other redundant features were in the dataset</w:t>
      </w:r>
    </w:p>
    <w:p w14:paraId="3E7A2E52" w14:textId="77777777" w:rsidR="00932BCB" w:rsidRPr="00932BCB" w:rsidRDefault="00932BCB" w:rsidP="00932BCB">
      <w:pPr>
        <w:spacing w:after="0" w:line="240" w:lineRule="auto"/>
        <w:rPr>
          <w:rFonts w:cstheme="minorHAnsi"/>
          <w:sz w:val="22"/>
          <w:szCs w:val="22"/>
        </w:rPr>
      </w:pPr>
    </w:p>
    <w:tbl>
      <w:tblPr>
        <w:tblStyle w:val="TableGrid"/>
        <w:tblW w:w="0" w:type="auto"/>
        <w:jc w:val="center"/>
        <w:tblLook w:val="04A0" w:firstRow="1" w:lastRow="0" w:firstColumn="1" w:lastColumn="0" w:noHBand="0" w:noVBand="1"/>
      </w:tblPr>
      <w:tblGrid>
        <w:gridCol w:w="2085"/>
        <w:gridCol w:w="2419"/>
      </w:tblGrid>
      <w:tr w:rsidR="00073D89" w14:paraId="43E26C82" w14:textId="77777777" w:rsidTr="005E1301">
        <w:trPr>
          <w:jc w:val="center"/>
        </w:trPr>
        <w:tc>
          <w:tcPr>
            <w:tcW w:w="0" w:type="auto"/>
            <w:tcBorders>
              <w:bottom w:val="single" w:sz="4" w:space="0" w:color="auto"/>
            </w:tcBorders>
            <w:shd w:val="clear" w:color="auto" w:fill="990000"/>
            <w:vAlign w:val="center"/>
          </w:tcPr>
          <w:p w14:paraId="249D914B" w14:textId="77777777" w:rsidR="00073D89" w:rsidRPr="007E5A0D" w:rsidRDefault="00073D89" w:rsidP="005E1301">
            <w:pPr>
              <w:spacing w:before="0"/>
              <w:rPr>
                <w:rFonts w:cstheme="minorHAnsi"/>
                <w:sz w:val="22"/>
                <w:szCs w:val="22"/>
              </w:rPr>
            </w:pPr>
            <w:r w:rsidRPr="007E5A0D">
              <w:rPr>
                <w:rFonts w:cstheme="minorHAnsi"/>
                <w:sz w:val="22"/>
                <w:szCs w:val="22"/>
              </w:rPr>
              <w:t>Feature combination</w:t>
            </w:r>
          </w:p>
        </w:tc>
        <w:tc>
          <w:tcPr>
            <w:tcW w:w="0" w:type="auto"/>
            <w:shd w:val="clear" w:color="auto" w:fill="990000"/>
            <w:vAlign w:val="center"/>
          </w:tcPr>
          <w:p w14:paraId="4BDBA1FE" w14:textId="77777777" w:rsidR="00073D89" w:rsidRPr="007E5A0D" w:rsidRDefault="00073D89" w:rsidP="005E1301">
            <w:pPr>
              <w:spacing w:before="0"/>
              <w:rPr>
                <w:rFonts w:cstheme="minorHAnsi"/>
                <w:sz w:val="22"/>
                <w:szCs w:val="22"/>
              </w:rPr>
            </w:pPr>
            <w:r w:rsidRPr="007E5A0D">
              <w:rPr>
                <w:rFonts w:cstheme="minorHAnsi"/>
                <w:sz w:val="22"/>
                <w:szCs w:val="22"/>
              </w:rPr>
              <w:t>Correlation Matrix Value</w:t>
            </w:r>
          </w:p>
        </w:tc>
      </w:tr>
      <w:tr w:rsidR="00073D89" w14:paraId="508575C4" w14:textId="77777777" w:rsidTr="005E1301">
        <w:trPr>
          <w:jc w:val="center"/>
        </w:trPr>
        <w:tc>
          <w:tcPr>
            <w:tcW w:w="0" w:type="auto"/>
            <w:shd w:val="clear" w:color="auto" w:fill="F9CEC2"/>
          </w:tcPr>
          <w:p w14:paraId="60698BE5" w14:textId="77777777" w:rsidR="00073D89" w:rsidRPr="007E5A0D" w:rsidRDefault="00073D89" w:rsidP="005E1301">
            <w:pPr>
              <w:spacing w:before="0"/>
              <w:jc w:val="center"/>
              <w:rPr>
                <w:rFonts w:cstheme="minorHAnsi"/>
                <w:sz w:val="22"/>
                <w:szCs w:val="22"/>
              </w:rPr>
            </w:pPr>
            <w:r w:rsidRPr="007E5A0D">
              <w:rPr>
                <w:rFonts w:cstheme="minorHAnsi"/>
                <w:sz w:val="22"/>
                <w:szCs w:val="22"/>
              </w:rPr>
              <w:t>FGM vs PTS</w:t>
            </w:r>
          </w:p>
        </w:tc>
        <w:tc>
          <w:tcPr>
            <w:tcW w:w="0" w:type="auto"/>
            <w:vAlign w:val="center"/>
          </w:tcPr>
          <w:p w14:paraId="4C28B3C5" w14:textId="77777777" w:rsidR="00073D89" w:rsidRPr="007E5A0D" w:rsidRDefault="00073D89" w:rsidP="005E1301">
            <w:pPr>
              <w:spacing w:before="0"/>
              <w:jc w:val="center"/>
              <w:rPr>
                <w:rFonts w:cstheme="minorHAnsi"/>
                <w:sz w:val="22"/>
                <w:szCs w:val="22"/>
              </w:rPr>
            </w:pPr>
            <w:r w:rsidRPr="007E5A0D">
              <w:rPr>
                <w:rFonts w:cstheme="minorHAnsi"/>
                <w:sz w:val="22"/>
                <w:szCs w:val="22"/>
              </w:rPr>
              <w:t>0.96</w:t>
            </w:r>
          </w:p>
        </w:tc>
      </w:tr>
      <w:tr w:rsidR="00073D89" w14:paraId="0C9DB534" w14:textId="77777777" w:rsidTr="005E1301">
        <w:trPr>
          <w:jc w:val="center"/>
        </w:trPr>
        <w:tc>
          <w:tcPr>
            <w:tcW w:w="0" w:type="auto"/>
            <w:shd w:val="clear" w:color="auto" w:fill="F9CEC2"/>
          </w:tcPr>
          <w:p w14:paraId="2B03BAF1" w14:textId="77777777" w:rsidR="00073D89" w:rsidRPr="007E5A0D" w:rsidRDefault="00073D89" w:rsidP="005E1301">
            <w:pPr>
              <w:spacing w:before="0"/>
              <w:jc w:val="center"/>
              <w:rPr>
                <w:rFonts w:cstheme="minorHAnsi"/>
                <w:sz w:val="22"/>
                <w:szCs w:val="22"/>
              </w:rPr>
            </w:pPr>
            <w:r w:rsidRPr="007E5A0D">
              <w:rPr>
                <w:rFonts w:cstheme="minorHAnsi"/>
                <w:sz w:val="22"/>
                <w:szCs w:val="22"/>
              </w:rPr>
              <w:t>FGA vs PTS</w:t>
            </w:r>
          </w:p>
        </w:tc>
        <w:tc>
          <w:tcPr>
            <w:tcW w:w="0" w:type="auto"/>
            <w:vAlign w:val="center"/>
          </w:tcPr>
          <w:p w14:paraId="4927881E" w14:textId="77777777" w:rsidR="00073D89" w:rsidRPr="007E5A0D" w:rsidRDefault="00073D89" w:rsidP="005E1301">
            <w:pPr>
              <w:spacing w:before="0"/>
              <w:jc w:val="center"/>
              <w:rPr>
                <w:rFonts w:cstheme="minorHAnsi"/>
                <w:sz w:val="22"/>
                <w:szCs w:val="22"/>
              </w:rPr>
            </w:pPr>
            <w:r w:rsidRPr="007E5A0D">
              <w:rPr>
                <w:rFonts w:cstheme="minorHAnsi"/>
                <w:sz w:val="22"/>
                <w:szCs w:val="22"/>
              </w:rPr>
              <w:t>0.88</w:t>
            </w:r>
          </w:p>
        </w:tc>
      </w:tr>
      <w:tr w:rsidR="00073D89" w14:paraId="0FB46812" w14:textId="77777777" w:rsidTr="005E1301">
        <w:trPr>
          <w:jc w:val="center"/>
        </w:trPr>
        <w:tc>
          <w:tcPr>
            <w:tcW w:w="0" w:type="auto"/>
            <w:shd w:val="clear" w:color="auto" w:fill="F9CEC2"/>
          </w:tcPr>
          <w:p w14:paraId="193D3840" w14:textId="77777777" w:rsidR="00073D89" w:rsidRPr="007E5A0D" w:rsidRDefault="00073D89" w:rsidP="005E1301">
            <w:pPr>
              <w:spacing w:before="0"/>
              <w:jc w:val="center"/>
              <w:rPr>
                <w:rFonts w:cstheme="minorHAnsi"/>
                <w:sz w:val="22"/>
                <w:szCs w:val="22"/>
              </w:rPr>
            </w:pPr>
            <w:r w:rsidRPr="007E5A0D">
              <w:rPr>
                <w:rFonts w:cstheme="minorHAnsi"/>
                <w:sz w:val="22"/>
                <w:szCs w:val="22"/>
              </w:rPr>
              <w:t>FGM vs FGA</w:t>
            </w:r>
          </w:p>
        </w:tc>
        <w:tc>
          <w:tcPr>
            <w:tcW w:w="0" w:type="auto"/>
            <w:vAlign w:val="center"/>
          </w:tcPr>
          <w:p w14:paraId="5CA3B71B" w14:textId="77777777" w:rsidR="00073D89" w:rsidRPr="007E5A0D" w:rsidRDefault="00073D89" w:rsidP="005E1301">
            <w:pPr>
              <w:spacing w:before="0"/>
              <w:jc w:val="center"/>
              <w:rPr>
                <w:rFonts w:cstheme="minorHAnsi"/>
                <w:sz w:val="22"/>
                <w:szCs w:val="22"/>
              </w:rPr>
            </w:pPr>
            <w:r w:rsidRPr="007E5A0D">
              <w:rPr>
                <w:rFonts w:cstheme="minorHAnsi"/>
                <w:sz w:val="22"/>
                <w:szCs w:val="22"/>
              </w:rPr>
              <w:t>0.97</w:t>
            </w:r>
          </w:p>
        </w:tc>
      </w:tr>
      <w:tr w:rsidR="00073D89" w14:paraId="4789D2EB" w14:textId="77777777" w:rsidTr="005E1301">
        <w:trPr>
          <w:jc w:val="center"/>
        </w:trPr>
        <w:tc>
          <w:tcPr>
            <w:tcW w:w="0" w:type="auto"/>
            <w:shd w:val="clear" w:color="auto" w:fill="F9CEC2"/>
          </w:tcPr>
          <w:p w14:paraId="1709252D" w14:textId="77777777" w:rsidR="00073D89" w:rsidRPr="007E5A0D" w:rsidRDefault="00073D89" w:rsidP="005E1301">
            <w:pPr>
              <w:spacing w:before="0"/>
              <w:jc w:val="center"/>
              <w:rPr>
                <w:rFonts w:cstheme="minorHAnsi"/>
                <w:sz w:val="22"/>
                <w:szCs w:val="22"/>
              </w:rPr>
            </w:pPr>
            <w:r w:rsidRPr="007E5A0D">
              <w:rPr>
                <w:rFonts w:cstheme="minorHAnsi"/>
                <w:sz w:val="22"/>
                <w:szCs w:val="22"/>
              </w:rPr>
              <w:t>FTM vs FTA</w:t>
            </w:r>
          </w:p>
        </w:tc>
        <w:tc>
          <w:tcPr>
            <w:tcW w:w="0" w:type="auto"/>
            <w:vAlign w:val="center"/>
          </w:tcPr>
          <w:p w14:paraId="54E3F062" w14:textId="77777777" w:rsidR="00073D89" w:rsidRPr="007E5A0D" w:rsidRDefault="00073D89" w:rsidP="005E1301">
            <w:pPr>
              <w:spacing w:before="0"/>
              <w:jc w:val="center"/>
              <w:rPr>
                <w:rFonts w:cstheme="minorHAnsi"/>
                <w:sz w:val="22"/>
                <w:szCs w:val="22"/>
              </w:rPr>
            </w:pPr>
            <w:r w:rsidRPr="007E5A0D">
              <w:rPr>
                <w:rFonts w:cstheme="minorHAnsi"/>
                <w:sz w:val="22"/>
                <w:szCs w:val="22"/>
              </w:rPr>
              <w:t>0.97</w:t>
            </w:r>
          </w:p>
        </w:tc>
      </w:tr>
      <w:tr w:rsidR="00073D89" w14:paraId="5A3BA7BF" w14:textId="77777777" w:rsidTr="005E1301">
        <w:trPr>
          <w:jc w:val="center"/>
        </w:trPr>
        <w:tc>
          <w:tcPr>
            <w:tcW w:w="0" w:type="auto"/>
            <w:shd w:val="clear" w:color="auto" w:fill="F9CEC2"/>
          </w:tcPr>
          <w:p w14:paraId="0D6D49C1" w14:textId="77777777" w:rsidR="00073D89" w:rsidRPr="007E5A0D" w:rsidRDefault="00073D89" w:rsidP="005E1301">
            <w:pPr>
              <w:spacing w:before="0"/>
              <w:jc w:val="center"/>
              <w:rPr>
                <w:rFonts w:cstheme="minorHAnsi"/>
                <w:sz w:val="22"/>
                <w:szCs w:val="22"/>
              </w:rPr>
            </w:pPr>
            <w:r w:rsidRPr="007E5A0D">
              <w:rPr>
                <w:rFonts w:cstheme="minorHAnsi"/>
                <w:sz w:val="22"/>
                <w:szCs w:val="22"/>
              </w:rPr>
              <w:t>REB vs DREB</w:t>
            </w:r>
          </w:p>
        </w:tc>
        <w:tc>
          <w:tcPr>
            <w:tcW w:w="0" w:type="auto"/>
            <w:vAlign w:val="center"/>
          </w:tcPr>
          <w:p w14:paraId="34B3366C" w14:textId="77777777" w:rsidR="00073D89" w:rsidRPr="007E5A0D" w:rsidRDefault="00073D89" w:rsidP="005E1301">
            <w:pPr>
              <w:spacing w:before="0"/>
              <w:jc w:val="center"/>
              <w:rPr>
                <w:rFonts w:cstheme="minorHAnsi"/>
                <w:sz w:val="22"/>
                <w:szCs w:val="22"/>
              </w:rPr>
            </w:pPr>
            <w:r w:rsidRPr="007E5A0D">
              <w:rPr>
                <w:rFonts w:cstheme="minorHAnsi"/>
                <w:sz w:val="22"/>
                <w:szCs w:val="22"/>
              </w:rPr>
              <w:t>0.93</w:t>
            </w:r>
          </w:p>
        </w:tc>
      </w:tr>
    </w:tbl>
    <w:p w14:paraId="2B8F2ADE" w14:textId="0D360E11" w:rsidR="00705500" w:rsidRDefault="00073D89" w:rsidP="00073D89">
      <w:pPr>
        <w:pStyle w:val="Caption"/>
        <w:jc w:val="center"/>
        <w:rPr>
          <w:rFonts w:cstheme="minorHAnsi"/>
          <w:sz w:val="22"/>
          <w:szCs w:val="22"/>
        </w:rPr>
      </w:pPr>
      <w:r>
        <w:t xml:space="preserve">Figure </w:t>
      </w:r>
      <w:fldSimple w:instr=" SEQ Figure \* ARABIC ">
        <w:r>
          <w:rPr>
            <w:noProof/>
          </w:rPr>
          <w:t>8</w:t>
        </w:r>
      </w:fldSimple>
      <w:r>
        <w:t xml:space="preserve"> </w:t>
      </w:r>
      <w:r w:rsidRPr="00A42AD5">
        <w:t>Feature correlations with values greater than 0.85</w:t>
      </w:r>
    </w:p>
    <w:p w14:paraId="0ABC3B41" w14:textId="7239ED0D" w:rsidR="00705500" w:rsidRDefault="00705500" w:rsidP="004115E8">
      <w:pPr>
        <w:spacing w:after="0" w:line="240" w:lineRule="auto"/>
        <w:rPr>
          <w:rFonts w:cstheme="minorHAnsi"/>
          <w:sz w:val="22"/>
          <w:szCs w:val="22"/>
        </w:rPr>
      </w:pPr>
    </w:p>
    <w:p w14:paraId="3347EDA8" w14:textId="77777777" w:rsidR="00705500" w:rsidRDefault="00705500" w:rsidP="004115E8">
      <w:pPr>
        <w:spacing w:after="0" w:line="240" w:lineRule="auto"/>
        <w:rPr>
          <w:rFonts w:cstheme="minorHAnsi"/>
          <w:sz w:val="22"/>
          <w:szCs w:val="22"/>
        </w:rPr>
      </w:pPr>
    </w:p>
    <w:p w14:paraId="1C16E73B" w14:textId="77777777" w:rsidR="00102EDE" w:rsidRPr="004115E8" w:rsidRDefault="00102EDE" w:rsidP="004115E8">
      <w:pPr>
        <w:spacing w:after="0" w:line="240" w:lineRule="auto"/>
        <w:rPr>
          <w:rFonts w:cstheme="minorHAnsi"/>
          <w:sz w:val="22"/>
          <w:szCs w:val="22"/>
        </w:rPr>
      </w:pPr>
    </w:p>
    <w:p w14:paraId="3A733A53" w14:textId="77777777" w:rsidR="00A45B06" w:rsidRDefault="00A45B06" w:rsidP="00220438">
      <w:pPr>
        <w:spacing w:after="0" w:line="240" w:lineRule="auto"/>
        <w:rPr>
          <w:rFonts w:cstheme="minorHAnsi"/>
          <w:sz w:val="22"/>
          <w:szCs w:val="22"/>
        </w:rPr>
      </w:pPr>
    </w:p>
    <w:p w14:paraId="778092E2" w14:textId="77777777" w:rsidR="007E558F" w:rsidRDefault="007E558F" w:rsidP="009A54B0">
      <w:pPr>
        <w:spacing w:after="0" w:line="240" w:lineRule="auto"/>
        <w:jc w:val="center"/>
        <w:rPr>
          <w:rFonts w:ascii="Arial" w:hAnsi="Arial" w:cs="Arial"/>
        </w:rPr>
      </w:pPr>
    </w:p>
    <w:p w14:paraId="0CEED8D2" w14:textId="4200AEC8" w:rsidR="007E558F" w:rsidRDefault="007E558F" w:rsidP="009A54B0">
      <w:pPr>
        <w:spacing w:after="0" w:line="240" w:lineRule="auto"/>
        <w:jc w:val="center"/>
        <w:rPr>
          <w:rFonts w:ascii="Arial" w:hAnsi="Arial" w:cs="Arial"/>
        </w:rPr>
      </w:pPr>
    </w:p>
    <w:p w14:paraId="2F3DF4DE" w14:textId="41E0A596" w:rsidR="007E558F" w:rsidRDefault="000B4092" w:rsidP="009A54B0">
      <w:pPr>
        <w:spacing w:after="0" w:line="240" w:lineRule="auto"/>
        <w:jc w:val="center"/>
        <w:rPr>
          <w:rFonts w:ascii="Arial" w:hAnsi="Arial" w:cs="Arial"/>
        </w:rPr>
      </w:pPr>
      <w:r>
        <w:rPr>
          <w:rFonts w:ascii="Arial" w:hAnsi="Arial" w:cs="Arial"/>
          <w:noProof/>
        </w:rPr>
        <w:drawing>
          <wp:inline distT="0" distB="0" distL="0" distR="0" wp14:anchorId="112F3225" wp14:editId="04E0DF3C">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162ACC94" w14:textId="78BCD1EA" w:rsidR="007E558F" w:rsidRDefault="00073D89" w:rsidP="00073D89">
      <w:pPr>
        <w:pStyle w:val="Caption"/>
        <w:jc w:val="center"/>
      </w:pPr>
      <w:r>
        <w:t xml:space="preserve">Figure </w:t>
      </w:r>
      <w:fldSimple w:instr=" SEQ Figure \* ARABIC ">
        <w:r>
          <w:rPr>
            <w:noProof/>
          </w:rPr>
          <w:t>9</w:t>
        </w:r>
      </w:fldSimple>
      <w:r>
        <w:t xml:space="preserve"> </w:t>
      </w:r>
      <w:r w:rsidRPr="00985256">
        <w:t>Heat map for Toronto Raptors (Regular Seasons 2004 to 2020) after removal of several features with values &gt; 0.85</w:t>
      </w:r>
    </w:p>
    <w:p w14:paraId="57E5F380" w14:textId="2BBB5350" w:rsidR="00073D89" w:rsidRPr="00073D89" w:rsidRDefault="00073D89" w:rsidP="00073D89">
      <w:pPr>
        <w:spacing w:after="0" w:line="240" w:lineRule="auto"/>
        <w:rPr>
          <w:rFonts w:cstheme="minorHAnsi"/>
          <w:sz w:val="22"/>
          <w:szCs w:val="22"/>
        </w:rPr>
      </w:pPr>
    </w:p>
    <w:p w14:paraId="4C77E76C" w14:textId="52FC4C06" w:rsidR="00073D89" w:rsidRDefault="00073D89" w:rsidP="00073D89">
      <w:pPr>
        <w:spacing w:after="0" w:line="240" w:lineRule="auto"/>
        <w:rPr>
          <w:rFonts w:cstheme="minorHAnsi"/>
          <w:sz w:val="22"/>
          <w:szCs w:val="22"/>
        </w:rPr>
      </w:pPr>
      <w:r>
        <w:rPr>
          <w:rFonts w:cstheme="minorHAnsi"/>
          <w:sz w:val="22"/>
          <w:szCs w:val="22"/>
        </w:rPr>
        <w:t xml:space="preserve">Phase 2 </w:t>
      </w:r>
      <w:r w:rsidR="00183FC5">
        <w:rPr>
          <w:rFonts w:cstheme="minorHAnsi"/>
          <w:sz w:val="22"/>
          <w:szCs w:val="22"/>
        </w:rPr>
        <w:t xml:space="preserve">- </w:t>
      </w:r>
      <w:r>
        <w:rPr>
          <w:rFonts w:cstheme="minorHAnsi"/>
          <w:sz w:val="22"/>
          <w:szCs w:val="22"/>
        </w:rPr>
        <w:t>Team Data Processing</w:t>
      </w:r>
    </w:p>
    <w:p w14:paraId="73BBAD86" w14:textId="5EC2CF6D" w:rsidR="00C83EE9" w:rsidRDefault="005A0D82" w:rsidP="00073D89">
      <w:pPr>
        <w:spacing w:after="0" w:line="240" w:lineRule="auto"/>
        <w:rPr>
          <w:rFonts w:cstheme="minorHAnsi"/>
          <w:sz w:val="22"/>
          <w:szCs w:val="22"/>
        </w:rPr>
      </w:pPr>
      <w:r>
        <w:rPr>
          <w:rFonts w:cstheme="minorHAnsi"/>
          <w:sz w:val="22"/>
          <w:szCs w:val="22"/>
        </w:rPr>
        <w:t>In preparation</w:t>
      </w:r>
      <w:r w:rsidR="00932BCB">
        <w:rPr>
          <w:rFonts w:cstheme="minorHAnsi"/>
          <w:sz w:val="22"/>
          <w:szCs w:val="22"/>
        </w:rPr>
        <w:t xml:space="preserve"> of </w:t>
      </w:r>
      <w:r>
        <w:rPr>
          <w:rFonts w:cstheme="minorHAnsi"/>
          <w:sz w:val="22"/>
          <w:szCs w:val="22"/>
        </w:rPr>
        <w:t>showing Team Win improvements t</w:t>
      </w:r>
      <w:r w:rsidR="00C83EE9">
        <w:rPr>
          <w:rFonts w:cstheme="minorHAnsi"/>
          <w:sz w:val="22"/>
          <w:szCs w:val="22"/>
        </w:rPr>
        <w:t xml:space="preserve">he transformed </w:t>
      </w:r>
      <w:proofErr w:type="spellStart"/>
      <w:r w:rsidR="00C83EE9">
        <w:rPr>
          <w:rFonts w:cstheme="minorHAnsi"/>
          <w:sz w:val="22"/>
          <w:szCs w:val="22"/>
        </w:rPr>
        <w:t>PlayerGameLogs</w:t>
      </w:r>
      <w:proofErr w:type="spellEnd"/>
      <w:r w:rsidR="00C83EE9">
        <w:rPr>
          <w:rFonts w:cstheme="minorHAnsi"/>
          <w:sz w:val="22"/>
          <w:szCs w:val="22"/>
        </w:rPr>
        <w:t xml:space="preserve"> data was aggregated to the team/game level</w:t>
      </w:r>
      <w:r>
        <w:rPr>
          <w:rFonts w:cstheme="minorHAnsi"/>
          <w:sz w:val="22"/>
          <w:szCs w:val="22"/>
        </w:rPr>
        <w:t xml:space="preserve"> for the entire dataset (ED</w:t>
      </w:r>
      <w:r w:rsidR="00932BCB">
        <w:rPr>
          <w:rFonts w:cstheme="minorHAnsi"/>
          <w:sz w:val="22"/>
          <w:szCs w:val="22"/>
        </w:rPr>
        <w:t>S</w:t>
      </w:r>
      <w:r>
        <w:rPr>
          <w:rFonts w:cstheme="minorHAnsi"/>
          <w:sz w:val="22"/>
          <w:szCs w:val="22"/>
        </w:rPr>
        <w:t xml:space="preserve"> file) and for one regular season (ORS file). </w:t>
      </w:r>
    </w:p>
    <w:p w14:paraId="713B1608" w14:textId="01D54F62" w:rsidR="005A0D82" w:rsidRDefault="005A0D82" w:rsidP="00073D89">
      <w:pPr>
        <w:spacing w:after="0" w:line="240" w:lineRule="auto"/>
        <w:rPr>
          <w:rFonts w:cstheme="minorHAnsi"/>
          <w:sz w:val="22"/>
          <w:szCs w:val="22"/>
        </w:rPr>
      </w:pPr>
      <w:r>
        <w:rPr>
          <w:rFonts w:cstheme="minorHAnsi"/>
          <w:sz w:val="22"/>
          <w:szCs w:val="22"/>
        </w:rPr>
        <w:t>The ED</w:t>
      </w:r>
      <w:r w:rsidR="00932BCB">
        <w:rPr>
          <w:rFonts w:cstheme="minorHAnsi"/>
          <w:sz w:val="22"/>
          <w:szCs w:val="22"/>
        </w:rPr>
        <w:t>S</w:t>
      </w:r>
      <w:r>
        <w:rPr>
          <w:rFonts w:cstheme="minorHAnsi"/>
          <w:sz w:val="22"/>
          <w:szCs w:val="22"/>
        </w:rPr>
        <w:t xml:space="preserve"> file was processed in the same way as the we did for the initial </w:t>
      </w:r>
      <w:proofErr w:type="spellStart"/>
      <w:r>
        <w:rPr>
          <w:rFonts w:cstheme="minorHAnsi"/>
          <w:sz w:val="22"/>
          <w:szCs w:val="22"/>
        </w:rPr>
        <w:t>PlayerLogData</w:t>
      </w:r>
      <w:proofErr w:type="spellEnd"/>
      <w:r>
        <w:rPr>
          <w:rFonts w:cstheme="minorHAnsi"/>
          <w:sz w:val="22"/>
          <w:szCs w:val="22"/>
        </w:rPr>
        <w:t xml:space="preserve"> using only the Random Forest </w:t>
      </w:r>
      <w:r w:rsidR="002C4438">
        <w:rPr>
          <w:rFonts w:cstheme="minorHAnsi"/>
          <w:sz w:val="22"/>
          <w:szCs w:val="22"/>
        </w:rPr>
        <w:t xml:space="preserve">to develop our </w:t>
      </w:r>
      <w:r w:rsidR="00932BCB">
        <w:rPr>
          <w:rFonts w:cstheme="minorHAnsi"/>
          <w:sz w:val="22"/>
          <w:szCs w:val="22"/>
        </w:rPr>
        <w:t xml:space="preserve">Team Wins </w:t>
      </w:r>
      <w:r w:rsidR="002C4438">
        <w:rPr>
          <w:rFonts w:cstheme="minorHAnsi"/>
          <w:sz w:val="22"/>
          <w:szCs w:val="22"/>
        </w:rPr>
        <w:t>m</w:t>
      </w:r>
      <w:r>
        <w:rPr>
          <w:rFonts w:cstheme="minorHAnsi"/>
          <w:sz w:val="22"/>
          <w:szCs w:val="22"/>
        </w:rPr>
        <w:t>odel</w:t>
      </w:r>
      <w:r w:rsidR="002C4438">
        <w:rPr>
          <w:rFonts w:cstheme="minorHAnsi"/>
          <w:sz w:val="22"/>
          <w:szCs w:val="22"/>
        </w:rPr>
        <w:t xml:space="preserve"> which we saved for our </w:t>
      </w:r>
      <w:r w:rsidR="00932BCB">
        <w:rPr>
          <w:rFonts w:cstheme="minorHAnsi"/>
          <w:sz w:val="22"/>
          <w:szCs w:val="22"/>
        </w:rPr>
        <w:t xml:space="preserve">Team Wins </w:t>
      </w:r>
      <w:r w:rsidR="002C4438">
        <w:rPr>
          <w:rFonts w:cstheme="minorHAnsi"/>
          <w:sz w:val="22"/>
          <w:szCs w:val="22"/>
        </w:rPr>
        <w:t>model prediction of the ORS file</w:t>
      </w:r>
      <w:r>
        <w:rPr>
          <w:rFonts w:cstheme="minorHAnsi"/>
          <w:sz w:val="22"/>
          <w:szCs w:val="22"/>
        </w:rPr>
        <w:t xml:space="preserve">. </w:t>
      </w:r>
    </w:p>
    <w:p w14:paraId="4CC7DEAD" w14:textId="1942955E" w:rsidR="005A0D82" w:rsidRDefault="005A0D82" w:rsidP="00073D89">
      <w:pPr>
        <w:spacing w:after="0" w:line="240" w:lineRule="auto"/>
        <w:rPr>
          <w:rFonts w:cstheme="minorHAnsi"/>
          <w:sz w:val="22"/>
          <w:szCs w:val="22"/>
        </w:rPr>
      </w:pPr>
      <w:r>
        <w:rPr>
          <w:rFonts w:cstheme="minorHAnsi"/>
          <w:sz w:val="22"/>
          <w:szCs w:val="22"/>
        </w:rPr>
        <w:t>The ORS file was adjusted to remove 3 of the least useful/used Toronto players with the selected 3 potential non-Toronto players based on PLUS_MINUS, PIE, PER, and Salary criteria. [</w:t>
      </w:r>
      <w:r w:rsidRPr="005A0D82">
        <w:rPr>
          <w:rFonts w:cstheme="minorHAnsi"/>
          <w:i/>
          <w:iCs/>
          <w:color w:val="FF0000"/>
          <w:sz w:val="22"/>
          <w:szCs w:val="22"/>
        </w:rPr>
        <w:t>provide a list of criteria here</w:t>
      </w:r>
      <w:r>
        <w:rPr>
          <w:rFonts w:cstheme="minorHAnsi"/>
          <w:sz w:val="22"/>
          <w:szCs w:val="22"/>
        </w:rPr>
        <w:t>]</w:t>
      </w:r>
    </w:p>
    <w:p w14:paraId="586D5EAC" w14:textId="79CBE020" w:rsidR="005A0D82" w:rsidRDefault="005A0D82" w:rsidP="00073D89">
      <w:pPr>
        <w:spacing w:after="0" w:line="240" w:lineRule="auto"/>
        <w:rPr>
          <w:rFonts w:cstheme="minorHAnsi"/>
          <w:sz w:val="22"/>
          <w:szCs w:val="22"/>
        </w:rPr>
      </w:pPr>
      <w:r>
        <w:rPr>
          <w:rFonts w:cstheme="minorHAnsi"/>
          <w:sz w:val="22"/>
          <w:szCs w:val="22"/>
        </w:rPr>
        <w:t xml:space="preserve">The </w:t>
      </w:r>
      <w:r w:rsidR="002C4438">
        <w:rPr>
          <w:rFonts w:cstheme="minorHAnsi"/>
          <w:sz w:val="22"/>
          <w:szCs w:val="22"/>
        </w:rPr>
        <w:t xml:space="preserve">model developed from the ED file is applied to predict the Win/Loss (WL) of the modified ORS file. </w:t>
      </w:r>
    </w:p>
    <w:p w14:paraId="57624D6F" w14:textId="714172B0" w:rsidR="005A0D82" w:rsidRDefault="005A0D82" w:rsidP="00073D89">
      <w:pPr>
        <w:spacing w:after="0" w:line="240" w:lineRule="auto"/>
        <w:rPr>
          <w:rFonts w:cstheme="minorHAnsi"/>
          <w:sz w:val="22"/>
          <w:szCs w:val="22"/>
        </w:rPr>
      </w:pPr>
    </w:p>
    <w:p w14:paraId="76D9C232" w14:textId="77777777" w:rsidR="005A0D82" w:rsidRDefault="005A0D82" w:rsidP="00073D89">
      <w:pPr>
        <w:spacing w:after="0" w:line="240" w:lineRule="auto"/>
        <w:rPr>
          <w:rFonts w:cstheme="minorHAnsi"/>
          <w:sz w:val="22"/>
          <w:szCs w:val="22"/>
        </w:rPr>
      </w:pPr>
    </w:p>
    <w:p w14:paraId="732F178B" w14:textId="39A1B449" w:rsidR="005A0D82" w:rsidRPr="00073D89" w:rsidRDefault="005A0D82" w:rsidP="00073D89">
      <w:pPr>
        <w:spacing w:after="0" w:line="240" w:lineRule="auto"/>
        <w:rPr>
          <w:rFonts w:cstheme="minorHAnsi"/>
          <w:sz w:val="22"/>
          <w:szCs w:val="22"/>
        </w:rPr>
      </w:pPr>
    </w:p>
    <w:p w14:paraId="59D3B462" w14:textId="29BBEE58" w:rsidR="007E558F" w:rsidRPr="00073D89" w:rsidRDefault="007E558F" w:rsidP="009A54B0">
      <w:pPr>
        <w:spacing w:after="0" w:line="240" w:lineRule="auto"/>
        <w:jc w:val="center"/>
        <w:rPr>
          <w:rFonts w:cstheme="minorHAnsi"/>
          <w:sz w:val="22"/>
          <w:szCs w:val="22"/>
        </w:rPr>
      </w:pPr>
    </w:p>
    <w:p w14:paraId="7E55EADA" w14:textId="77777777" w:rsidR="009154DF" w:rsidRDefault="009154DF" w:rsidP="009154DF">
      <w:pPr>
        <w:pStyle w:val="Heading1"/>
        <w:spacing w:before="0" w:line="240" w:lineRule="auto"/>
        <w:jc w:val="center"/>
      </w:pPr>
      <w:bookmarkStart w:id="33" w:name="_Toc68395818"/>
      <w:r>
        <w:t>Data Analysis results</w:t>
      </w:r>
      <w:bookmarkEnd w:id="33"/>
    </w:p>
    <w:p w14:paraId="411FA947" w14:textId="77777777" w:rsidR="009154DF" w:rsidRDefault="009154DF" w:rsidP="009154DF">
      <w:pPr>
        <w:spacing w:after="0" w:line="240" w:lineRule="auto"/>
        <w:jc w:val="center"/>
        <w:rPr>
          <w:rFonts w:ascii="Arial" w:hAnsi="Arial" w:cs="Arial"/>
        </w:rPr>
      </w:pPr>
    </w:p>
    <w:p w14:paraId="76ADDAD6" w14:textId="5FCD9B67" w:rsidR="009154DF" w:rsidRDefault="00073D89" w:rsidP="009154DF">
      <w:pPr>
        <w:spacing w:after="0" w:line="240" w:lineRule="auto"/>
        <w:rPr>
          <w:rFonts w:cstheme="minorHAnsi"/>
          <w:sz w:val="22"/>
          <w:szCs w:val="22"/>
        </w:rPr>
      </w:pPr>
      <w:r>
        <w:rPr>
          <w:rFonts w:cstheme="minorHAnsi"/>
          <w:sz w:val="22"/>
          <w:szCs w:val="22"/>
        </w:rPr>
        <w:t>Phase 2</w:t>
      </w:r>
      <w:r w:rsidR="00183FC5">
        <w:rPr>
          <w:rFonts w:cstheme="minorHAnsi"/>
          <w:sz w:val="22"/>
          <w:szCs w:val="22"/>
        </w:rPr>
        <w:t xml:space="preserve"> -</w:t>
      </w:r>
      <w:r>
        <w:rPr>
          <w:rFonts w:cstheme="minorHAnsi"/>
          <w:sz w:val="22"/>
          <w:szCs w:val="22"/>
        </w:rPr>
        <w:t xml:space="preserve"> Player Selection </w:t>
      </w:r>
      <w:r w:rsidR="00D50145">
        <w:rPr>
          <w:rFonts w:cstheme="minorHAnsi"/>
          <w:sz w:val="22"/>
          <w:szCs w:val="22"/>
        </w:rPr>
        <w:t>Analysis</w:t>
      </w:r>
    </w:p>
    <w:p w14:paraId="48486C0A" w14:textId="2830245B" w:rsidR="00705500" w:rsidRDefault="00D50145" w:rsidP="00705500">
      <w:pPr>
        <w:pStyle w:val="ListParagraph"/>
        <w:numPr>
          <w:ilvl w:val="0"/>
          <w:numId w:val="16"/>
        </w:numPr>
        <w:spacing w:after="0" w:line="240" w:lineRule="auto"/>
        <w:rPr>
          <w:rFonts w:cstheme="minorHAnsi"/>
          <w:sz w:val="22"/>
          <w:szCs w:val="22"/>
        </w:rPr>
      </w:pPr>
      <w:r>
        <w:rPr>
          <w:rFonts w:cstheme="minorHAnsi"/>
          <w:sz w:val="22"/>
          <w:szCs w:val="22"/>
        </w:rPr>
        <w:t>3 models were use</w:t>
      </w:r>
      <w:r w:rsidR="00C83EE9">
        <w:rPr>
          <w:rFonts w:cstheme="minorHAnsi"/>
          <w:sz w:val="22"/>
          <w:szCs w:val="22"/>
        </w:rPr>
        <w:t xml:space="preserve"> </w:t>
      </w:r>
      <w:r>
        <w:rPr>
          <w:rFonts w:cstheme="minorHAnsi"/>
          <w:sz w:val="22"/>
          <w:szCs w:val="22"/>
        </w:rPr>
        <w:t xml:space="preserve">to analyze the 13372 data points split into 70% training and 30% test data: </w:t>
      </w:r>
    </w:p>
    <w:p w14:paraId="123D1AE5" w14:textId="1E8EF6C9"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Logistic Regression</w:t>
      </w:r>
    </w:p>
    <w:p w14:paraId="6D9E3F67" w14:textId="2C87F712"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Decision Tree</w:t>
      </w:r>
    </w:p>
    <w:p w14:paraId="771E4341" w14:textId="67B5EE30"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Random Forest</w:t>
      </w:r>
    </w:p>
    <w:p w14:paraId="497F8865" w14:textId="4B91BA8C" w:rsidR="00D50145" w:rsidRDefault="00C83EE9" w:rsidP="00705500">
      <w:pPr>
        <w:pStyle w:val="ListParagraph"/>
        <w:numPr>
          <w:ilvl w:val="0"/>
          <w:numId w:val="16"/>
        </w:numPr>
        <w:spacing w:after="0" w:line="240" w:lineRule="auto"/>
        <w:rPr>
          <w:rFonts w:cstheme="minorHAnsi"/>
          <w:sz w:val="22"/>
          <w:szCs w:val="22"/>
        </w:rPr>
      </w:pPr>
      <w:r>
        <w:rPr>
          <w:rFonts w:cstheme="minorHAnsi"/>
          <w:sz w:val="22"/>
          <w:szCs w:val="22"/>
        </w:rPr>
        <w:t xml:space="preserve">Random Search CV was applied to hyper tune the </w:t>
      </w:r>
      <w:r w:rsidR="00D50145">
        <w:rPr>
          <w:rFonts w:cstheme="minorHAnsi"/>
          <w:sz w:val="22"/>
          <w:szCs w:val="22"/>
        </w:rPr>
        <w:t>models</w:t>
      </w:r>
      <w:r>
        <w:rPr>
          <w:rFonts w:cstheme="minorHAnsi"/>
          <w:sz w:val="22"/>
          <w:szCs w:val="22"/>
        </w:rPr>
        <w:t>. O</w:t>
      </w:r>
      <w:r w:rsidR="00D50145">
        <w:rPr>
          <w:rFonts w:cstheme="minorHAnsi"/>
          <w:sz w:val="22"/>
          <w:szCs w:val="22"/>
        </w:rPr>
        <w:t>nly Random Forest displayed any benefit</w:t>
      </w:r>
      <w:r>
        <w:rPr>
          <w:rFonts w:cstheme="minorHAnsi"/>
          <w:sz w:val="22"/>
          <w:szCs w:val="22"/>
        </w:rPr>
        <w:t xml:space="preserve"> from this tuning</w:t>
      </w:r>
    </w:p>
    <w:p w14:paraId="30AE79E2" w14:textId="3E5C7FED" w:rsidR="0019533B" w:rsidRDefault="0019533B" w:rsidP="00705500">
      <w:pPr>
        <w:pStyle w:val="ListParagraph"/>
        <w:numPr>
          <w:ilvl w:val="0"/>
          <w:numId w:val="16"/>
        </w:numPr>
        <w:spacing w:after="0" w:line="240" w:lineRule="auto"/>
        <w:rPr>
          <w:rFonts w:cstheme="minorHAnsi"/>
          <w:sz w:val="22"/>
          <w:szCs w:val="22"/>
        </w:rPr>
      </w:pPr>
      <w:r>
        <w:rPr>
          <w:rFonts w:cstheme="minorHAnsi"/>
          <w:sz w:val="22"/>
          <w:szCs w:val="22"/>
        </w:rPr>
        <w:t>Of the 3 models, Random Forest showed the best results scoring the highest in all 4 analysis categories (Figure [</w:t>
      </w:r>
      <w:r w:rsidRPr="0019533B">
        <w:rPr>
          <w:rFonts w:cstheme="minorHAnsi"/>
          <w:i/>
          <w:iCs/>
          <w:color w:val="FF0000"/>
          <w:sz w:val="22"/>
          <w:szCs w:val="22"/>
        </w:rPr>
        <w:t>Figure 10 Accuracy / F1-Score / Sensitivity / Specificity by Model Comparison</w:t>
      </w:r>
      <w:r>
        <w:rPr>
          <w:rFonts w:cstheme="minorHAnsi"/>
          <w:sz w:val="22"/>
          <w:szCs w:val="22"/>
        </w:rPr>
        <w:t>])</w:t>
      </w:r>
    </w:p>
    <w:p w14:paraId="7AC997A9" w14:textId="54F7DA01" w:rsidR="00C83EE9" w:rsidRPr="00705500" w:rsidRDefault="00C83EE9" w:rsidP="00705500">
      <w:pPr>
        <w:pStyle w:val="ListParagraph"/>
        <w:numPr>
          <w:ilvl w:val="0"/>
          <w:numId w:val="16"/>
        </w:numPr>
        <w:spacing w:after="0" w:line="240" w:lineRule="auto"/>
        <w:rPr>
          <w:rFonts w:cstheme="minorHAnsi"/>
          <w:sz w:val="22"/>
          <w:szCs w:val="22"/>
        </w:rPr>
      </w:pPr>
      <w:r>
        <w:rPr>
          <w:rFonts w:cstheme="minorHAnsi"/>
          <w:sz w:val="22"/>
          <w:szCs w:val="22"/>
        </w:rPr>
        <w:t>Random Forest showed the highest results</w:t>
      </w:r>
      <w:r w:rsidR="007A1C0A">
        <w:rPr>
          <w:rFonts w:cstheme="minorHAnsi"/>
          <w:sz w:val="22"/>
          <w:szCs w:val="22"/>
        </w:rPr>
        <w:t xml:space="preserve"> of all 3 models where the model placed the most importance on the features PLUS_MINUS, PER, and PIE.</w:t>
      </w:r>
      <w:r w:rsidR="0019533B">
        <w:rPr>
          <w:rFonts w:cstheme="minorHAnsi"/>
          <w:sz w:val="22"/>
          <w:szCs w:val="22"/>
        </w:rPr>
        <w:t xml:space="preserve"> (Refer to Figure [</w:t>
      </w:r>
      <w:r w:rsidR="0019533B" w:rsidRPr="0019533B">
        <w:rPr>
          <w:rFonts w:cstheme="minorHAnsi"/>
          <w:i/>
          <w:iCs/>
          <w:color w:val="FF0000"/>
          <w:sz w:val="22"/>
          <w:szCs w:val="22"/>
        </w:rPr>
        <w:t>Figure 11 Plot of Feature Importance by Model</w:t>
      </w:r>
      <w:r w:rsidR="0019533B">
        <w:rPr>
          <w:rFonts w:cstheme="minorHAnsi"/>
          <w:sz w:val="22"/>
          <w:szCs w:val="22"/>
        </w:rPr>
        <w:t>])</w:t>
      </w:r>
      <w:r w:rsidR="007A1C0A">
        <w:rPr>
          <w:rFonts w:cstheme="minorHAnsi"/>
          <w:sz w:val="22"/>
          <w:szCs w:val="22"/>
        </w:rPr>
        <w:t xml:space="preserve"> </w:t>
      </w:r>
    </w:p>
    <w:p w14:paraId="5154C6E5" w14:textId="77777777" w:rsidR="00705500" w:rsidRDefault="00705500" w:rsidP="009154DF">
      <w:pPr>
        <w:spacing w:after="0" w:line="240" w:lineRule="auto"/>
        <w:rPr>
          <w:rFonts w:cstheme="minorHAnsi"/>
          <w:sz w:val="22"/>
          <w:szCs w:val="22"/>
        </w:rPr>
      </w:pPr>
    </w:p>
    <w:p w14:paraId="2547F494" w14:textId="547E9B6B" w:rsidR="00705500" w:rsidRDefault="00705500" w:rsidP="009154DF">
      <w:pPr>
        <w:spacing w:after="0" w:line="240" w:lineRule="auto"/>
        <w:rPr>
          <w:rFonts w:cstheme="minorHAnsi"/>
          <w:sz w:val="22"/>
          <w:szCs w:val="22"/>
        </w:rPr>
      </w:pPr>
    </w:p>
    <w:p w14:paraId="181D46EB" w14:textId="36366031" w:rsidR="00705500" w:rsidRDefault="00705500" w:rsidP="009154DF">
      <w:pPr>
        <w:spacing w:after="0" w:line="240" w:lineRule="auto"/>
        <w:rPr>
          <w:rFonts w:cstheme="minorHAnsi"/>
          <w:sz w:val="22"/>
          <w:szCs w:val="22"/>
        </w:rPr>
      </w:pPr>
    </w:p>
    <w:p w14:paraId="5F1501D4" w14:textId="35298899" w:rsidR="00705500" w:rsidRPr="00220438" w:rsidRDefault="00183FC5" w:rsidP="00183FC5">
      <w:pPr>
        <w:spacing w:after="0" w:line="240" w:lineRule="auto"/>
        <w:jc w:val="center"/>
        <w:rPr>
          <w:rFonts w:cstheme="minorHAnsi"/>
          <w:sz w:val="22"/>
          <w:szCs w:val="22"/>
        </w:rPr>
      </w:pPr>
      <w:r w:rsidRPr="00183FC5">
        <w:rPr>
          <w:rFonts w:cstheme="minorHAnsi"/>
          <w:noProof/>
          <w:sz w:val="22"/>
          <w:szCs w:val="22"/>
        </w:rPr>
        <w:drawing>
          <wp:inline distT="0" distB="0" distL="0" distR="0" wp14:anchorId="156A1666" wp14:editId="3CFA0485">
            <wp:extent cx="5549900" cy="3891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094" cy="3909819"/>
                    </a:xfrm>
                    <a:prstGeom prst="rect">
                      <a:avLst/>
                    </a:prstGeom>
                  </pic:spPr>
                </pic:pic>
              </a:graphicData>
            </a:graphic>
          </wp:inline>
        </w:drawing>
      </w:r>
    </w:p>
    <w:p w14:paraId="5CDDCBC3" w14:textId="096500DE" w:rsidR="00705500" w:rsidRDefault="00705500" w:rsidP="00183FC5">
      <w:pPr>
        <w:pStyle w:val="Caption"/>
        <w:jc w:val="center"/>
        <w:rPr>
          <w:rFonts w:ascii="Arial" w:hAnsi="Arial" w:cs="Arial"/>
        </w:rPr>
      </w:pPr>
      <w:bookmarkStart w:id="34" w:name="_Toc68457192"/>
      <w:r>
        <w:lastRenderedPageBreak/>
        <w:t xml:space="preserve">Figure </w:t>
      </w:r>
      <w:fldSimple w:instr=" SEQ Figure \* ARABIC ">
        <w:r w:rsidR="00073D89">
          <w:rPr>
            <w:noProof/>
          </w:rPr>
          <w:t>10</w:t>
        </w:r>
      </w:fldSimple>
      <w:r>
        <w:t xml:space="preserve"> Accuracy / F1-Score / Sensitivity / Specificity by Model Comparison</w:t>
      </w:r>
      <w:bookmarkEnd w:id="34"/>
    </w:p>
    <w:p w14:paraId="29B36F2D" w14:textId="63BCD694" w:rsidR="007E558F" w:rsidRDefault="007E558F" w:rsidP="009A54B0">
      <w:pPr>
        <w:spacing w:after="0" w:line="240" w:lineRule="auto"/>
        <w:jc w:val="center"/>
        <w:rPr>
          <w:rFonts w:ascii="Arial" w:hAnsi="Arial" w:cs="Arial"/>
        </w:rPr>
      </w:pPr>
    </w:p>
    <w:p w14:paraId="7B2F665B" w14:textId="2FE3CB69" w:rsidR="007E558F" w:rsidRDefault="005E1301" w:rsidP="009A54B0">
      <w:pPr>
        <w:spacing w:after="0" w:line="240" w:lineRule="auto"/>
        <w:jc w:val="center"/>
        <w:rPr>
          <w:rFonts w:ascii="Arial" w:hAnsi="Arial" w:cs="Arial"/>
        </w:rPr>
      </w:pPr>
      <w:r w:rsidRPr="005E1301">
        <w:rPr>
          <w:rFonts w:ascii="Arial" w:hAnsi="Arial" w:cs="Arial"/>
          <w:noProof/>
        </w:rPr>
        <w:drawing>
          <wp:inline distT="0" distB="0" distL="0" distR="0" wp14:anchorId="50FF4386" wp14:editId="33125575">
            <wp:extent cx="5226050" cy="376376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031" cy="3784633"/>
                    </a:xfrm>
                    <a:prstGeom prst="rect">
                      <a:avLst/>
                    </a:prstGeom>
                  </pic:spPr>
                </pic:pic>
              </a:graphicData>
            </a:graphic>
          </wp:inline>
        </w:drawing>
      </w:r>
    </w:p>
    <w:p w14:paraId="48BC0223" w14:textId="22D15480" w:rsidR="00AD6D4F" w:rsidRDefault="00720987" w:rsidP="00AD6D4F">
      <w:pPr>
        <w:pStyle w:val="Caption"/>
        <w:jc w:val="center"/>
      </w:pPr>
      <w:bookmarkStart w:id="35" w:name="_Toc68457193"/>
      <w:r>
        <w:t xml:space="preserve">Figure </w:t>
      </w:r>
      <w:fldSimple w:instr=" SEQ Figure \* ARABIC ">
        <w:r w:rsidR="00073D89">
          <w:rPr>
            <w:noProof/>
          </w:rPr>
          <w:t>11</w:t>
        </w:r>
      </w:fldSimple>
      <w:r>
        <w:t xml:space="preserve"> Plot of Feature Importance by Model</w:t>
      </w:r>
      <w:bookmarkEnd w:id="35"/>
    </w:p>
    <w:p w14:paraId="253B4F76" w14:textId="0A092E46" w:rsidR="00AD6D4F" w:rsidRDefault="00AD6D4F">
      <w:r>
        <w:br w:type="page"/>
      </w:r>
    </w:p>
    <w:p w14:paraId="2DDF4CAD" w14:textId="7B9B0853" w:rsidR="00705500" w:rsidRDefault="00705500" w:rsidP="00705500">
      <w:pPr>
        <w:spacing w:after="0" w:line="240" w:lineRule="auto"/>
        <w:jc w:val="center"/>
        <w:rPr>
          <w:rFonts w:ascii="Arial" w:hAnsi="Arial" w:cs="Arial"/>
        </w:rPr>
      </w:pPr>
    </w:p>
    <w:p w14:paraId="059B5F1A" w14:textId="77777777" w:rsidR="00C83EE9" w:rsidRDefault="00C83EE9" w:rsidP="00705500">
      <w:pPr>
        <w:spacing w:after="0" w:line="240" w:lineRule="auto"/>
        <w:jc w:val="center"/>
        <w:rPr>
          <w:rFonts w:ascii="Arial" w:hAnsi="Arial" w:cs="Arial"/>
        </w:rPr>
      </w:pPr>
    </w:p>
    <w:p w14:paraId="6A8D5A4B" w14:textId="77777777" w:rsidR="00705500" w:rsidRDefault="00705500" w:rsidP="00705500">
      <w:pPr>
        <w:spacing w:after="0" w:line="240" w:lineRule="auto"/>
        <w:jc w:val="center"/>
        <w:rPr>
          <w:rFonts w:ascii="Arial" w:hAnsi="Arial" w:cs="Arial"/>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705500" w:rsidRPr="003479E2" w14:paraId="4818770F" w14:textId="77777777" w:rsidTr="005E1301">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BCDDA18"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3334A54F"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05B69255"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Random Forest</w:t>
            </w:r>
          </w:p>
        </w:tc>
      </w:tr>
      <w:tr w:rsidR="00705500" w:rsidRPr="003479E2" w14:paraId="32236AA0" w14:textId="77777777" w:rsidTr="005E1301">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6D9C4C6B"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202C9A23"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A21EE87"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32C8ABA0"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576CF942"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0AA3348B"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r>
      <w:tr w:rsidR="005E1301" w:rsidRPr="003479E2" w14:paraId="69D6211B"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3BE4376" w14:textId="7A280AE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52EB65A" w14:textId="16AA9FC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12.1%</w:t>
            </w:r>
          </w:p>
        </w:tc>
        <w:tc>
          <w:tcPr>
            <w:tcW w:w="0" w:type="auto"/>
            <w:tcBorders>
              <w:top w:val="nil"/>
              <w:left w:val="nil"/>
              <w:bottom w:val="single" w:sz="4" w:space="0" w:color="auto"/>
              <w:right w:val="single" w:sz="4" w:space="0" w:color="auto"/>
            </w:tcBorders>
            <w:shd w:val="clear" w:color="auto" w:fill="auto"/>
            <w:hideMark/>
          </w:tcPr>
          <w:p w14:paraId="6C163BD0" w14:textId="4EFC7FE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C017F58" w14:textId="4AB8287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28.6%</w:t>
            </w:r>
          </w:p>
        </w:tc>
        <w:tc>
          <w:tcPr>
            <w:tcW w:w="0" w:type="auto"/>
            <w:tcBorders>
              <w:top w:val="nil"/>
              <w:left w:val="nil"/>
              <w:bottom w:val="single" w:sz="4" w:space="0" w:color="auto"/>
              <w:right w:val="single" w:sz="4" w:space="0" w:color="auto"/>
            </w:tcBorders>
            <w:shd w:val="clear" w:color="auto" w:fill="auto"/>
            <w:hideMark/>
          </w:tcPr>
          <w:p w14:paraId="507F1248" w14:textId="61B4A61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35ED40A7" w14:textId="332910A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29.7%</w:t>
            </w:r>
          </w:p>
        </w:tc>
      </w:tr>
      <w:tr w:rsidR="005E1301" w:rsidRPr="003479E2" w14:paraId="08065D8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6C0EBDD" w14:textId="774945F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2255C12" w14:textId="3A70274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10.6%</w:t>
            </w:r>
          </w:p>
        </w:tc>
        <w:tc>
          <w:tcPr>
            <w:tcW w:w="0" w:type="auto"/>
            <w:tcBorders>
              <w:top w:val="nil"/>
              <w:left w:val="nil"/>
              <w:bottom w:val="single" w:sz="4" w:space="0" w:color="auto"/>
              <w:right w:val="single" w:sz="4" w:space="0" w:color="auto"/>
            </w:tcBorders>
            <w:shd w:val="clear" w:color="auto" w:fill="auto"/>
            <w:hideMark/>
          </w:tcPr>
          <w:p w14:paraId="2E49EFC3" w14:textId="3D84366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657FE1C8" w14:textId="73627AD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14.4%</w:t>
            </w:r>
          </w:p>
        </w:tc>
        <w:tc>
          <w:tcPr>
            <w:tcW w:w="0" w:type="auto"/>
            <w:tcBorders>
              <w:top w:val="nil"/>
              <w:left w:val="nil"/>
              <w:bottom w:val="single" w:sz="4" w:space="0" w:color="auto"/>
              <w:right w:val="single" w:sz="4" w:space="0" w:color="auto"/>
            </w:tcBorders>
            <w:shd w:val="clear" w:color="auto" w:fill="auto"/>
            <w:hideMark/>
          </w:tcPr>
          <w:p w14:paraId="76059C9B" w14:textId="604E1CA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5055D62D" w14:textId="3ED5BA6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15.5%</w:t>
            </w:r>
          </w:p>
        </w:tc>
      </w:tr>
      <w:tr w:rsidR="005E1301" w:rsidRPr="003479E2" w14:paraId="5E3BECF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3EF46F" w14:textId="36530C7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453431D9" w14:textId="040AE83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8.9%</w:t>
            </w:r>
          </w:p>
        </w:tc>
        <w:tc>
          <w:tcPr>
            <w:tcW w:w="0" w:type="auto"/>
            <w:tcBorders>
              <w:top w:val="nil"/>
              <w:left w:val="nil"/>
              <w:bottom w:val="single" w:sz="4" w:space="0" w:color="auto"/>
              <w:right w:val="single" w:sz="4" w:space="0" w:color="auto"/>
            </w:tcBorders>
            <w:shd w:val="clear" w:color="auto" w:fill="auto"/>
            <w:hideMark/>
          </w:tcPr>
          <w:p w14:paraId="7E691E7B" w14:textId="3F9F9C8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21C34DEB" w14:textId="04C6B61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13.4%</w:t>
            </w:r>
          </w:p>
        </w:tc>
        <w:tc>
          <w:tcPr>
            <w:tcW w:w="0" w:type="auto"/>
            <w:tcBorders>
              <w:top w:val="nil"/>
              <w:left w:val="nil"/>
              <w:bottom w:val="single" w:sz="4" w:space="0" w:color="auto"/>
              <w:right w:val="single" w:sz="4" w:space="0" w:color="auto"/>
            </w:tcBorders>
            <w:shd w:val="clear" w:color="auto" w:fill="auto"/>
            <w:hideMark/>
          </w:tcPr>
          <w:p w14:paraId="5C910650" w14:textId="7CAFBF9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42AC1204" w14:textId="174BC33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15.0%</w:t>
            </w:r>
          </w:p>
        </w:tc>
      </w:tr>
      <w:tr w:rsidR="005E1301" w:rsidRPr="003479E2" w14:paraId="552CD852"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BFE541D" w14:textId="69AD4FA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26ED9F99" w14:textId="6394372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6.8%</w:t>
            </w:r>
          </w:p>
        </w:tc>
        <w:tc>
          <w:tcPr>
            <w:tcW w:w="0" w:type="auto"/>
            <w:tcBorders>
              <w:top w:val="nil"/>
              <w:left w:val="nil"/>
              <w:bottom w:val="single" w:sz="4" w:space="0" w:color="auto"/>
              <w:right w:val="single" w:sz="4" w:space="0" w:color="auto"/>
            </w:tcBorders>
            <w:shd w:val="clear" w:color="auto" w:fill="auto"/>
            <w:hideMark/>
          </w:tcPr>
          <w:p w14:paraId="051079DE" w14:textId="059B9AF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641FDF7C" w14:textId="0C9657A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11.0%</w:t>
            </w:r>
          </w:p>
        </w:tc>
        <w:tc>
          <w:tcPr>
            <w:tcW w:w="0" w:type="auto"/>
            <w:tcBorders>
              <w:top w:val="nil"/>
              <w:left w:val="nil"/>
              <w:bottom w:val="single" w:sz="4" w:space="0" w:color="auto"/>
              <w:right w:val="single" w:sz="4" w:space="0" w:color="auto"/>
            </w:tcBorders>
            <w:shd w:val="clear" w:color="auto" w:fill="auto"/>
            <w:hideMark/>
          </w:tcPr>
          <w:p w14:paraId="35CD8DD6" w14:textId="40846B2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29C712E6" w14:textId="25A0350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10.4%</w:t>
            </w:r>
          </w:p>
        </w:tc>
      </w:tr>
      <w:tr w:rsidR="005E1301" w:rsidRPr="003479E2" w14:paraId="084FA5D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473A8AB" w14:textId="5729267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541A6AA8" w14:textId="352E954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6.6%</w:t>
            </w:r>
          </w:p>
        </w:tc>
        <w:tc>
          <w:tcPr>
            <w:tcW w:w="0" w:type="auto"/>
            <w:tcBorders>
              <w:top w:val="nil"/>
              <w:left w:val="nil"/>
              <w:bottom w:val="single" w:sz="4" w:space="0" w:color="auto"/>
              <w:right w:val="single" w:sz="4" w:space="0" w:color="auto"/>
            </w:tcBorders>
            <w:shd w:val="clear" w:color="auto" w:fill="auto"/>
            <w:hideMark/>
          </w:tcPr>
          <w:p w14:paraId="147A9443" w14:textId="33F9C6D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3D969107" w14:textId="1117AF0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54468658" w14:textId="170F519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309CBEC7" w14:textId="181C39B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6.5%</w:t>
            </w:r>
          </w:p>
        </w:tc>
      </w:tr>
      <w:tr w:rsidR="005E1301" w:rsidRPr="003479E2" w14:paraId="1408582E"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9A293B" w14:textId="693B1CB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1F2CAD81" w14:textId="7C9A5A5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1008E517" w14:textId="5E38B0C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404951D0" w14:textId="7DD87F6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3.4%</w:t>
            </w:r>
          </w:p>
        </w:tc>
        <w:tc>
          <w:tcPr>
            <w:tcW w:w="0" w:type="auto"/>
            <w:tcBorders>
              <w:top w:val="nil"/>
              <w:left w:val="nil"/>
              <w:bottom w:val="single" w:sz="4" w:space="0" w:color="auto"/>
              <w:right w:val="single" w:sz="4" w:space="0" w:color="auto"/>
            </w:tcBorders>
            <w:shd w:val="clear" w:color="auto" w:fill="auto"/>
            <w:hideMark/>
          </w:tcPr>
          <w:p w14:paraId="57D463B7" w14:textId="37F6225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A024471" w14:textId="60C8D55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r>
      <w:tr w:rsidR="005E1301" w:rsidRPr="003479E2" w14:paraId="672BCBC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F2B87DF" w14:textId="786FA35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64084176" w14:textId="04EA94E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2BC448B3" w14:textId="1F3C9A4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2425C608" w14:textId="3047E54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582AF3ED" w14:textId="1F5014B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02DCAED5" w14:textId="1537ECA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3.5%</w:t>
            </w:r>
          </w:p>
        </w:tc>
      </w:tr>
      <w:tr w:rsidR="005E1301" w:rsidRPr="003479E2" w14:paraId="2FF1B8F4"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35D6E2" w14:textId="17A9B99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2A81660F" w14:textId="7A0534C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5.5%</w:t>
            </w:r>
          </w:p>
        </w:tc>
        <w:tc>
          <w:tcPr>
            <w:tcW w:w="0" w:type="auto"/>
            <w:tcBorders>
              <w:top w:val="nil"/>
              <w:left w:val="nil"/>
              <w:bottom w:val="single" w:sz="4" w:space="0" w:color="auto"/>
              <w:right w:val="single" w:sz="4" w:space="0" w:color="auto"/>
            </w:tcBorders>
            <w:shd w:val="clear" w:color="auto" w:fill="auto"/>
            <w:hideMark/>
          </w:tcPr>
          <w:p w14:paraId="41350BA4" w14:textId="2123A43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2B0C6347" w14:textId="3E47CE6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15496653" w14:textId="4C4C49B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3BE7353A" w14:textId="7AA235D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3.4%</w:t>
            </w:r>
          </w:p>
        </w:tc>
      </w:tr>
      <w:tr w:rsidR="005E1301" w:rsidRPr="003479E2" w14:paraId="7DB4E8F8"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7513C09" w14:textId="62539AE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3279057B" w14:textId="60A615B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5.4%</w:t>
            </w:r>
          </w:p>
        </w:tc>
        <w:tc>
          <w:tcPr>
            <w:tcW w:w="0" w:type="auto"/>
            <w:tcBorders>
              <w:top w:val="nil"/>
              <w:left w:val="nil"/>
              <w:bottom w:val="single" w:sz="4" w:space="0" w:color="auto"/>
              <w:right w:val="single" w:sz="4" w:space="0" w:color="auto"/>
            </w:tcBorders>
            <w:shd w:val="clear" w:color="auto" w:fill="auto"/>
            <w:hideMark/>
          </w:tcPr>
          <w:p w14:paraId="67D3FBD9" w14:textId="390CEF2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4A71AE90" w14:textId="7F0CE84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2.3%</w:t>
            </w:r>
          </w:p>
        </w:tc>
        <w:tc>
          <w:tcPr>
            <w:tcW w:w="0" w:type="auto"/>
            <w:tcBorders>
              <w:top w:val="nil"/>
              <w:left w:val="nil"/>
              <w:bottom w:val="single" w:sz="4" w:space="0" w:color="auto"/>
              <w:right w:val="single" w:sz="4" w:space="0" w:color="auto"/>
            </w:tcBorders>
            <w:shd w:val="clear" w:color="auto" w:fill="auto"/>
            <w:hideMark/>
          </w:tcPr>
          <w:p w14:paraId="0642B863" w14:textId="36CC67D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48A85AEC" w14:textId="210C2A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r>
      <w:tr w:rsidR="005E1301" w:rsidRPr="003479E2" w14:paraId="78F41BB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05A7F1C" w14:textId="567E32C4"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4ACB2951" w14:textId="202AEB0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4.6%</w:t>
            </w:r>
          </w:p>
        </w:tc>
        <w:tc>
          <w:tcPr>
            <w:tcW w:w="0" w:type="auto"/>
            <w:tcBorders>
              <w:top w:val="nil"/>
              <w:left w:val="nil"/>
              <w:bottom w:val="single" w:sz="4" w:space="0" w:color="auto"/>
              <w:right w:val="single" w:sz="4" w:space="0" w:color="auto"/>
            </w:tcBorders>
            <w:shd w:val="clear" w:color="auto" w:fill="auto"/>
            <w:hideMark/>
          </w:tcPr>
          <w:p w14:paraId="6EFCE197" w14:textId="621F887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76673D89" w14:textId="75F30B9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71B0AF52" w14:textId="5BCB5BF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2242D50D" w14:textId="0675A0A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r>
      <w:tr w:rsidR="005E1301" w:rsidRPr="003479E2" w14:paraId="2F74968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D89DC4" w14:textId="63E7870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5C2930F5" w14:textId="7835998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4.3%</w:t>
            </w:r>
          </w:p>
        </w:tc>
        <w:tc>
          <w:tcPr>
            <w:tcW w:w="0" w:type="auto"/>
            <w:tcBorders>
              <w:top w:val="nil"/>
              <w:left w:val="nil"/>
              <w:bottom w:val="single" w:sz="4" w:space="0" w:color="auto"/>
              <w:right w:val="single" w:sz="4" w:space="0" w:color="auto"/>
            </w:tcBorders>
            <w:shd w:val="clear" w:color="auto" w:fill="auto"/>
            <w:hideMark/>
          </w:tcPr>
          <w:p w14:paraId="33480F28" w14:textId="1B2F78F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6E7A3770" w14:textId="2F3E408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1ADAF95" w14:textId="3DAFCB7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5F35D68C" w14:textId="16BCD51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w:t>
            </w:r>
          </w:p>
        </w:tc>
      </w:tr>
      <w:tr w:rsidR="005E1301" w:rsidRPr="003479E2" w14:paraId="3064E62B"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6BF481B" w14:textId="1C3654B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133DFAD8" w14:textId="08FA7A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4.0%</w:t>
            </w:r>
          </w:p>
        </w:tc>
        <w:tc>
          <w:tcPr>
            <w:tcW w:w="0" w:type="auto"/>
            <w:tcBorders>
              <w:top w:val="nil"/>
              <w:left w:val="nil"/>
              <w:bottom w:val="single" w:sz="4" w:space="0" w:color="auto"/>
              <w:right w:val="single" w:sz="4" w:space="0" w:color="auto"/>
            </w:tcBorders>
            <w:shd w:val="clear" w:color="auto" w:fill="auto"/>
            <w:hideMark/>
          </w:tcPr>
          <w:p w14:paraId="4BCCEB70" w14:textId="7D00A2D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0F70FFA8" w14:textId="3EAF9A7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7D0C8CF2" w14:textId="4FF5EBA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6588139A" w14:textId="44B1192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0.9%</w:t>
            </w:r>
          </w:p>
        </w:tc>
      </w:tr>
      <w:tr w:rsidR="005E1301" w:rsidRPr="003479E2" w14:paraId="0B945F22"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DED6B0" w14:textId="763F2C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64DEFA52" w14:textId="65EA37F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3.7%</w:t>
            </w:r>
          </w:p>
        </w:tc>
        <w:tc>
          <w:tcPr>
            <w:tcW w:w="0" w:type="auto"/>
            <w:tcBorders>
              <w:top w:val="nil"/>
              <w:left w:val="nil"/>
              <w:bottom w:val="single" w:sz="4" w:space="0" w:color="auto"/>
              <w:right w:val="single" w:sz="4" w:space="0" w:color="auto"/>
            </w:tcBorders>
            <w:shd w:val="clear" w:color="auto" w:fill="auto"/>
            <w:hideMark/>
          </w:tcPr>
          <w:p w14:paraId="59361A91" w14:textId="5B54AD4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0BA61368" w14:textId="58F8426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7D433161" w14:textId="000B720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5CA43B6" w14:textId="1BE27CE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0.7%</w:t>
            </w:r>
          </w:p>
        </w:tc>
      </w:tr>
      <w:tr w:rsidR="005E1301" w:rsidRPr="003479E2" w14:paraId="062126D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6124FCD" w14:textId="41F0F2E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178C4B02" w14:textId="56EE810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7C2655E7" w14:textId="7BCDB82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5BA7860" w14:textId="1542393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3DA8E5A6" w14:textId="473572E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137EE4ED" w14:textId="5956AAF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0.6%</w:t>
            </w:r>
          </w:p>
        </w:tc>
      </w:tr>
      <w:tr w:rsidR="005E1301" w:rsidRPr="003479E2" w14:paraId="1C025D8D"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0DC2900" w14:textId="788AB16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591DBA7E" w14:textId="5703680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64885747" w14:textId="6027886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5D892106" w14:textId="285DB00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70C4C209" w14:textId="12AA20B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4754D1D3" w14:textId="055CD5B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0.5%</w:t>
            </w:r>
          </w:p>
        </w:tc>
      </w:tr>
      <w:tr w:rsidR="005E1301" w:rsidRPr="003479E2" w14:paraId="2A4012A8"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1CBB228" w14:textId="292F7D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1E7E6A65" w14:textId="2B8E478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72C47191" w14:textId="275FA29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7545AF73" w14:textId="7012917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1.6%</w:t>
            </w:r>
          </w:p>
        </w:tc>
        <w:tc>
          <w:tcPr>
            <w:tcW w:w="0" w:type="auto"/>
            <w:tcBorders>
              <w:top w:val="nil"/>
              <w:left w:val="nil"/>
              <w:bottom w:val="single" w:sz="4" w:space="0" w:color="auto"/>
              <w:right w:val="single" w:sz="4" w:space="0" w:color="auto"/>
            </w:tcBorders>
            <w:shd w:val="clear" w:color="auto" w:fill="auto"/>
            <w:hideMark/>
          </w:tcPr>
          <w:p w14:paraId="0D68BEA6" w14:textId="6AA3F8A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0666A121" w14:textId="0A57390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0.3%</w:t>
            </w:r>
          </w:p>
        </w:tc>
      </w:tr>
      <w:tr w:rsidR="005E1301" w:rsidRPr="003479E2" w14:paraId="34E46050"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187C30" w14:textId="1096A2C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1613062" w14:textId="14E97DF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0889C54B" w14:textId="7C24338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28628FBD" w14:textId="4E1917A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1.3%</w:t>
            </w:r>
          </w:p>
        </w:tc>
        <w:tc>
          <w:tcPr>
            <w:tcW w:w="0" w:type="auto"/>
            <w:tcBorders>
              <w:top w:val="nil"/>
              <w:left w:val="nil"/>
              <w:bottom w:val="single" w:sz="4" w:space="0" w:color="auto"/>
              <w:right w:val="single" w:sz="4" w:space="0" w:color="auto"/>
            </w:tcBorders>
            <w:shd w:val="clear" w:color="auto" w:fill="auto"/>
            <w:hideMark/>
          </w:tcPr>
          <w:p w14:paraId="6830FB32" w14:textId="2541811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3A2191D5" w14:textId="3F05F7D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7C28A1A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tcPr>
          <w:p w14:paraId="7B8425C0" w14:textId="63023684"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tcPr>
          <w:p w14:paraId="17A942A5" w14:textId="66F25B5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w:t>
            </w:r>
          </w:p>
        </w:tc>
        <w:tc>
          <w:tcPr>
            <w:tcW w:w="0" w:type="auto"/>
            <w:tcBorders>
              <w:top w:val="nil"/>
              <w:left w:val="nil"/>
              <w:bottom w:val="single" w:sz="4" w:space="0" w:color="auto"/>
              <w:right w:val="single" w:sz="4" w:space="0" w:color="auto"/>
            </w:tcBorders>
            <w:shd w:val="clear" w:color="auto" w:fill="auto"/>
          </w:tcPr>
          <w:p w14:paraId="536E6C36" w14:textId="7AA7F0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tcPr>
          <w:p w14:paraId="4E3A3D44" w14:textId="17CEBA0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2B4D37E4" w14:textId="70C35D4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tcPr>
          <w:p w14:paraId="4C65E5AB" w14:textId="11DD881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2C3CE0EF"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tcPr>
          <w:p w14:paraId="3DCF0113" w14:textId="7ABAAF6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tcPr>
          <w:p w14:paraId="49691BBB" w14:textId="66E7BC1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w:t>
            </w:r>
          </w:p>
        </w:tc>
        <w:tc>
          <w:tcPr>
            <w:tcW w:w="0" w:type="auto"/>
            <w:tcBorders>
              <w:top w:val="nil"/>
              <w:left w:val="nil"/>
              <w:bottom w:val="single" w:sz="4" w:space="0" w:color="auto"/>
              <w:right w:val="single" w:sz="4" w:space="0" w:color="auto"/>
            </w:tcBorders>
            <w:shd w:val="clear" w:color="auto" w:fill="auto"/>
          </w:tcPr>
          <w:p w14:paraId="6059A900" w14:textId="6328794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tcPr>
          <w:p w14:paraId="6AB55D8F" w14:textId="22C1835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4AD31AC1" w14:textId="74D885A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tcPr>
          <w:p w14:paraId="1FB635DB" w14:textId="318D65B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304A6361"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84F9EED" w14:textId="70BDAE3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6190B6F9" w14:textId="1B183C9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0.9%</w:t>
            </w:r>
          </w:p>
        </w:tc>
        <w:tc>
          <w:tcPr>
            <w:tcW w:w="0" w:type="auto"/>
            <w:tcBorders>
              <w:top w:val="nil"/>
              <w:left w:val="nil"/>
              <w:bottom w:val="single" w:sz="4" w:space="0" w:color="auto"/>
              <w:right w:val="single" w:sz="4" w:space="0" w:color="auto"/>
            </w:tcBorders>
            <w:shd w:val="clear" w:color="auto" w:fill="auto"/>
            <w:hideMark/>
          </w:tcPr>
          <w:p w14:paraId="07C8563D" w14:textId="21F123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2BA1053A" w14:textId="4856750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0.8%</w:t>
            </w:r>
          </w:p>
        </w:tc>
        <w:tc>
          <w:tcPr>
            <w:tcW w:w="0" w:type="auto"/>
            <w:tcBorders>
              <w:top w:val="nil"/>
              <w:left w:val="nil"/>
              <w:bottom w:val="single" w:sz="4" w:space="0" w:color="auto"/>
              <w:right w:val="single" w:sz="4" w:space="0" w:color="auto"/>
            </w:tcBorders>
            <w:shd w:val="clear" w:color="auto" w:fill="auto"/>
            <w:hideMark/>
          </w:tcPr>
          <w:p w14:paraId="5B525C35" w14:textId="605FC19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01A84ACE" w14:textId="7C7DA89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5E1301" w:rsidRPr="003479E2" w14:paraId="25C7955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0D34FF7" w14:textId="2D38969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35AF7FE6" w14:textId="6CBD1D0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0.6%</w:t>
            </w:r>
          </w:p>
        </w:tc>
        <w:tc>
          <w:tcPr>
            <w:tcW w:w="0" w:type="auto"/>
            <w:tcBorders>
              <w:top w:val="nil"/>
              <w:left w:val="nil"/>
              <w:bottom w:val="single" w:sz="4" w:space="0" w:color="auto"/>
              <w:right w:val="single" w:sz="4" w:space="0" w:color="auto"/>
            </w:tcBorders>
            <w:shd w:val="clear" w:color="auto" w:fill="auto"/>
            <w:hideMark/>
          </w:tcPr>
          <w:p w14:paraId="28CA6F7D" w14:textId="52819C5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7923D0CB" w14:textId="34CB5CF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0.1%</w:t>
            </w:r>
          </w:p>
        </w:tc>
        <w:tc>
          <w:tcPr>
            <w:tcW w:w="0" w:type="auto"/>
            <w:tcBorders>
              <w:top w:val="nil"/>
              <w:left w:val="nil"/>
              <w:bottom w:val="single" w:sz="4" w:space="0" w:color="auto"/>
              <w:right w:val="single" w:sz="4" w:space="0" w:color="auto"/>
            </w:tcBorders>
            <w:shd w:val="clear" w:color="auto" w:fill="auto"/>
            <w:hideMark/>
          </w:tcPr>
          <w:p w14:paraId="6E0DF966" w14:textId="0F1ABF3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2925AF6C" w14:textId="0799E4B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5E1301" w:rsidRPr="003479E2" w14:paraId="4417E441"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4B8A236" w14:textId="4915258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6A33E4A1" w14:textId="7D06C7D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63D6EDCC" w14:textId="7BB9424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76D87DF" w14:textId="421847F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0024AE8" w14:textId="202EF47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3007868" w14:textId="1389155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bl>
    <w:p w14:paraId="1D40DA8B" w14:textId="06FCAA01" w:rsidR="00705500" w:rsidRDefault="00705500" w:rsidP="00C83EE9">
      <w:pPr>
        <w:pStyle w:val="Caption"/>
        <w:jc w:val="center"/>
      </w:pPr>
      <w:bookmarkStart w:id="36" w:name="_Toc68457194"/>
      <w:r>
        <w:t xml:space="preserve">Figure </w:t>
      </w:r>
      <w:fldSimple w:instr=" SEQ Figure \* ARABIC ">
        <w:r w:rsidR="00073D89">
          <w:rPr>
            <w:noProof/>
          </w:rPr>
          <w:t>12</w:t>
        </w:r>
      </w:fldSimple>
      <w:r>
        <w:t xml:space="preserve"> </w:t>
      </w:r>
      <w:r w:rsidRPr="0047123E">
        <w:t>Model Feature Importance</w:t>
      </w:r>
      <w:bookmarkEnd w:id="36"/>
    </w:p>
    <w:p w14:paraId="73F8E111" w14:textId="157F9960" w:rsidR="00705500" w:rsidRDefault="00705500"/>
    <w:p w14:paraId="5B2BB684" w14:textId="1D6222D7" w:rsidR="00C83EE9" w:rsidRDefault="00C83EE9">
      <w:r>
        <w:t>Team Improvement results</w:t>
      </w:r>
    </w:p>
    <w:p w14:paraId="58DF4548" w14:textId="616F8C4C" w:rsidR="002C4438" w:rsidRDefault="002C4438">
      <w:r>
        <w:t xml:space="preserve">From our </w:t>
      </w:r>
      <w:r w:rsidR="007A1C0A">
        <w:t xml:space="preserve">model </w:t>
      </w:r>
      <w:r w:rsidR="00183FC5">
        <w:t xml:space="preserve">analysis </w:t>
      </w:r>
      <w:r w:rsidR="007A1C0A">
        <w:t xml:space="preserve">we forecast an improvement of </w:t>
      </w:r>
      <w:commentRangeStart w:id="37"/>
      <w:r w:rsidR="00183FC5">
        <w:t>22.6</w:t>
      </w:r>
      <w:r w:rsidR="007A1C0A">
        <w:t xml:space="preserve">% </w:t>
      </w:r>
      <w:commentRangeEnd w:id="37"/>
      <w:r w:rsidR="00183FC5">
        <w:rPr>
          <w:rStyle w:val="CommentReference"/>
        </w:rPr>
        <w:commentReference w:id="37"/>
      </w:r>
      <w:r w:rsidR="007A1C0A">
        <w:t xml:space="preserve">or 12 wins in a </w:t>
      </w:r>
      <w:proofErr w:type="gramStart"/>
      <w:r w:rsidR="007A1C0A">
        <w:t>72 game</w:t>
      </w:r>
      <w:proofErr w:type="gramEnd"/>
      <w:r w:rsidR="007A1C0A">
        <w:t xml:space="preserve"> regular season. </w:t>
      </w:r>
    </w:p>
    <w:p w14:paraId="0D39A62C" w14:textId="6D6B94CE" w:rsidR="00705500" w:rsidRDefault="00705500">
      <w:r w:rsidRPr="00E13CA9">
        <w:rPr>
          <w:rFonts w:ascii="Arial" w:hAnsi="Arial" w:cs="Arial"/>
          <w:noProof/>
        </w:rPr>
        <w:drawing>
          <wp:inline distT="0" distB="0" distL="0" distR="0" wp14:anchorId="5338A6B5" wp14:editId="3F6061F8">
            <wp:extent cx="4601217" cy="277216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2772162"/>
                    </a:xfrm>
                    <a:prstGeom prst="rect">
                      <a:avLst/>
                    </a:prstGeom>
                  </pic:spPr>
                </pic:pic>
              </a:graphicData>
            </a:graphic>
          </wp:inline>
        </w:drawing>
      </w:r>
    </w:p>
    <w:p w14:paraId="18B84531" w14:textId="70431BD3" w:rsidR="00705500" w:rsidRDefault="00705500"/>
    <w:p w14:paraId="598F623D" w14:textId="6CB8B046" w:rsidR="00705500" w:rsidRDefault="00705500"/>
    <w:p w14:paraId="044F5FC6" w14:textId="7419E998" w:rsidR="00705500" w:rsidRDefault="00705500"/>
    <w:p w14:paraId="2123750A" w14:textId="684DCE2E" w:rsidR="00705500" w:rsidRDefault="00705500"/>
    <w:p w14:paraId="0BEBBAD8" w14:textId="77777777" w:rsidR="00705500" w:rsidRDefault="00705500">
      <w:pPr>
        <w:rPr>
          <w:b/>
          <w:bCs/>
          <w:color w:val="7B230B" w:themeColor="accent1" w:themeShade="BF"/>
          <w:sz w:val="16"/>
          <w:szCs w:val="16"/>
        </w:rPr>
      </w:pPr>
    </w:p>
    <w:p w14:paraId="36BF28AC" w14:textId="77777777" w:rsidR="007E558F" w:rsidRPr="00AD6D4F" w:rsidRDefault="007E558F" w:rsidP="00AD6D4F">
      <w:pPr>
        <w:pStyle w:val="Caption"/>
        <w:jc w:val="center"/>
      </w:pPr>
    </w:p>
    <w:p w14:paraId="6FAAC9A3" w14:textId="704E67A0" w:rsidR="007E558F" w:rsidRDefault="007E558F" w:rsidP="009A54B0">
      <w:pPr>
        <w:pStyle w:val="Heading1"/>
        <w:spacing w:before="0" w:line="240" w:lineRule="auto"/>
        <w:jc w:val="center"/>
      </w:pPr>
      <w:bookmarkStart w:id="38" w:name="_Toc68395819"/>
      <w:r>
        <w:t>Recommendations</w:t>
      </w:r>
      <w:bookmarkEnd w:id="38"/>
    </w:p>
    <w:p w14:paraId="060652A7" w14:textId="73A91008" w:rsidR="007E558F" w:rsidRDefault="007E558F" w:rsidP="009A54B0">
      <w:pPr>
        <w:spacing w:after="0" w:line="240" w:lineRule="auto"/>
        <w:jc w:val="center"/>
        <w:rPr>
          <w:rFonts w:ascii="Arial" w:hAnsi="Arial" w:cs="Arial"/>
        </w:rPr>
      </w:pPr>
    </w:p>
    <w:p w14:paraId="10B2EFF1" w14:textId="77777777" w:rsidR="007A1C0A" w:rsidRDefault="007A1C0A" w:rsidP="007A1C0A">
      <w:pPr>
        <w:spacing w:after="0" w:line="240" w:lineRule="auto"/>
        <w:rPr>
          <w:rFonts w:ascii="Arial" w:hAnsi="Arial" w:cs="Arial"/>
        </w:rPr>
      </w:pPr>
    </w:p>
    <w:p w14:paraId="6E0F9FA5" w14:textId="77777777" w:rsidR="007A1C0A" w:rsidRPr="00BB7C95" w:rsidRDefault="007A1C0A" w:rsidP="007A1C0A">
      <w:pPr>
        <w:pStyle w:val="ListParagraph"/>
        <w:numPr>
          <w:ilvl w:val="0"/>
          <w:numId w:val="17"/>
        </w:numPr>
        <w:spacing w:after="0" w:line="240" w:lineRule="auto"/>
        <w:rPr>
          <w:rFonts w:cstheme="minorHAnsi"/>
          <w:sz w:val="22"/>
          <w:szCs w:val="22"/>
        </w:rPr>
      </w:pPr>
      <w:commentRangeStart w:id="39"/>
      <w:r w:rsidRPr="00BB7C95">
        <w:rPr>
          <w:rFonts w:cstheme="minorHAnsi"/>
          <w:sz w:val="22"/>
          <w:szCs w:val="22"/>
        </w:rPr>
        <w:t>The primary objective of this analysis is to determine which features are important to the Toronto Raptors team to produce more wins in the regular season and the playoffs.</w:t>
      </w:r>
    </w:p>
    <w:p w14:paraId="686C74AD" w14:textId="77777777" w:rsidR="007A1C0A" w:rsidRPr="00BB7C95" w:rsidRDefault="007A1C0A" w:rsidP="007A1C0A">
      <w:pPr>
        <w:pStyle w:val="ListParagraph"/>
        <w:numPr>
          <w:ilvl w:val="0"/>
          <w:numId w:val="17"/>
        </w:numPr>
        <w:spacing w:after="0" w:line="240" w:lineRule="auto"/>
        <w:rPr>
          <w:rFonts w:cstheme="minorHAnsi"/>
          <w:sz w:val="22"/>
          <w:szCs w:val="22"/>
        </w:rPr>
      </w:pPr>
      <w:r w:rsidRPr="00BB7C95">
        <w:rPr>
          <w:rFonts w:cstheme="minorHAnsi"/>
          <w:sz w:val="22"/>
          <w:szCs w:val="22"/>
        </w:rPr>
        <w:t>The secondary objective is to review team players’ performance-to-cost effectiveness.</w:t>
      </w:r>
      <w:commentRangeEnd w:id="39"/>
      <w:r w:rsidR="00183FC5">
        <w:rPr>
          <w:rStyle w:val="CommentReference"/>
        </w:rPr>
        <w:commentReference w:id="39"/>
      </w:r>
    </w:p>
    <w:p w14:paraId="4FF9EC9D" w14:textId="347F8E96" w:rsidR="007E558F" w:rsidRDefault="007E558F" w:rsidP="007A1C0A">
      <w:pPr>
        <w:spacing w:after="0" w:line="240" w:lineRule="auto"/>
        <w:rPr>
          <w:rFonts w:ascii="Arial" w:hAnsi="Arial" w:cs="Arial"/>
        </w:rPr>
      </w:pPr>
    </w:p>
    <w:p w14:paraId="1C8DDBF3" w14:textId="093BA963" w:rsidR="00183FC5" w:rsidRDefault="00183FC5" w:rsidP="007A1C0A">
      <w:pPr>
        <w:spacing w:after="0" w:line="240" w:lineRule="auto"/>
        <w:rPr>
          <w:rFonts w:ascii="Arial" w:hAnsi="Arial" w:cs="Arial"/>
        </w:rPr>
      </w:pPr>
    </w:p>
    <w:p w14:paraId="50DDDF9B" w14:textId="77777777" w:rsidR="00183FC5" w:rsidRDefault="00183FC5" w:rsidP="007A1C0A">
      <w:pPr>
        <w:spacing w:after="0" w:line="240" w:lineRule="auto"/>
        <w:rPr>
          <w:rFonts w:ascii="Arial" w:hAnsi="Arial" w:cs="Arial"/>
        </w:rPr>
      </w:pPr>
    </w:p>
    <w:p w14:paraId="7788BC9F" w14:textId="7CC1DE71" w:rsidR="00183FC5" w:rsidRDefault="00183FC5" w:rsidP="00183FC5">
      <w:pPr>
        <w:spacing w:after="0" w:line="240" w:lineRule="auto"/>
        <w:rPr>
          <w:rFonts w:ascii="Arial" w:hAnsi="Arial" w:cs="Arial"/>
        </w:rPr>
      </w:pPr>
      <w:r>
        <w:rPr>
          <w:rFonts w:ascii="Arial" w:hAnsi="Arial" w:cs="Arial"/>
        </w:rPr>
        <w:t>[</w:t>
      </w:r>
      <w:r w:rsidRPr="00173318">
        <w:rPr>
          <w:rFonts w:ascii="Arial" w:hAnsi="Arial" w:cs="Arial"/>
          <w:i/>
          <w:iCs/>
          <w:color w:val="FF0000"/>
        </w:rPr>
        <w:t>Show list of names in a table for replacement and team averages before and after replacement</w:t>
      </w:r>
      <w:r>
        <w:rPr>
          <w:rFonts w:ascii="Arial" w:hAnsi="Arial" w:cs="Arial"/>
        </w:rPr>
        <w:t>]</w:t>
      </w:r>
    </w:p>
    <w:p w14:paraId="40F60538" w14:textId="7E055002" w:rsidR="007A1C0A" w:rsidRDefault="007A1C0A" w:rsidP="00AA7446">
      <w:pPr>
        <w:spacing w:after="0" w:line="240" w:lineRule="auto"/>
        <w:jc w:val="both"/>
        <w:rPr>
          <w:rFonts w:ascii="Arial" w:hAnsi="Arial" w:cs="Arial"/>
        </w:rPr>
      </w:pPr>
    </w:p>
    <w:p w14:paraId="2CDB6399" w14:textId="77777777" w:rsidR="00183FC5" w:rsidRDefault="00183FC5" w:rsidP="00AA7446">
      <w:pPr>
        <w:spacing w:after="0" w:line="240" w:lineRule="auto"/>
        <w:jc w:val="both"/>
        <w:rPr>
          <w:rFonts w:ascii="Arial" w:hAnsi="Arial" w:cs="Arial"/>
        </w:rPr>
      </w:pPr>
    </w:p>
    <w:p w14:paraId="306A08E8" w14:textId="440A862C" w:rsidR="007A1C0A" w:rsidRDefault="007A1C0A" w:rsidP="00AA7446">
      <w:pPr>
        <w:spacing w:after="0" w:line="240" w:lineRule="auto"/>
        <w:jc w:val="both"/>
        <w:rPr>
          <w:rFonts w:ascii="Arial" w:hAnsi="Arial" w:cs="Arial"/>
        </w:rPr>
      </w:pPr>
      <w:r>
        <w:rPr>
          <w:rFonts w:ascii="Arial" w:hAnsi="Arial" w:cs="Arial"/>
        </w:rPr>
        <w:t xml:space="preserve">For improvements to the Toronto Raptors’ roster the organization is to look at </w:t>
      </w:r>
      <w:r w:rsidR="005A5F18">
        <w:rPr>
          <w:rFonts w:ascii="Arial" w:hAnsi="Arial" w:cs="Arial"/>
        </w:rPr>
        <w:t xml:space="preserve">non-Toronto </w:t>
      </w:r>
      <w:r>
        <w:rPr>
          <w:rFonts w:ascii="Arial" w:hAnsi="Arial" w:cs="Arial"/>
        </w:rPr>
        <w:t>players with higher values in PLUS_MINUS, PER, and PIE compared to their current roster</w:t>
      </w:r>
      <w:r w:rsidR="005A5F18">
        <w:rPr>
          <w:rFonts w:ascii="Arial" w:hAnsi="Arial" w:cs="Arial"/>
        </w:rPr>
        <w:t xml:space="preserve">. These hold potential values in producing team Wins at and are seen as under utilized by their current teams. </w:t>
      </w:r>
    </w:p>
    <w:p w14:paraId="0DCEA360" w14:textId="1E1007A4" w:rsidR="005A5F18" w:rsidRDefault="005A5F18" w:rsidP="00AA7446">
      <w:pPr>
        <w:spacing w:after="0" w:line="240" w:lineRule="auto"/>
        <w:jc w:val="both"/>
        <w:rPr>
          <w:rFonts w:ascii="Arial" w:hAnsi="Arial" w:cs="Arial"/>
        </w:rPr>
        <w:sectPr w:rsidR="005A5F18" w:rsidSect="00F623D7">
          <w:footerReference w:type="default" r:id="rId26"/>
          <w:pgSz w:w="12240" w:h="15840"/>
          <w:pgMar w:top="1440" w:right="1440" w:bottom="1440" w:left="1440" w:header="720" w:footer="720" w:gutter="0"/>
          <w:cols w:space="720"/>
          <w:docGrid w:linePitch="360"/>
        </w:sectPr>
      </w:pPr>
      <w:r>
        <w:rPr>
          <w:rFonts w:ascii="Arial" w:hAnsi="Arial" w:cs="Arial"/>
        </w:rPr>
        <w:t>There is one player that is currently selected to be replaced on the Toronto roster. Ponds</w:t>
      </w:r>
      <w:r w:rsidR="00AA7446">
        <w:rPr>
          <w:rFonts w:ascii="Arial" w:hAnsi="Arial" w:cs="Arial"/>
        </w:rPr>
        <w:t xml:space="preserve"> who is new to the roster with only 4 regular season games </w:t>
      </w:r>
      <w:r>
        <w:rPr>
          <w:rFonts w:ascii="Arial" w:hAnsi="Arial" w:cs="Arial"/>
        </w:rPr>
        <w:t xml:space="preserve">is seen as a low value player in terms of PLUS_MINUS and PIE but has a very high PER. </w:t>
      </w:r>
      <w:r w:rsidR="00AA7446">
        <w:rPr>
          <w:rFonts w:ascii="Arial" w:hAnsi="Arial" w:cs="Arial"/>
        </w:rPr>
        <w:t xml:space="preserve">This mainly is due to a lack of usage but additional data is required  </w:t>
      </w:r>
    </w:p>
    <w:p w14:paraId="22271C1F" w14:textId="7D8D7942" w:rsidR="00705500" w:rsidRDefault="00705500" w:rsidP="009A54B0">
      <w:pPr>
        <w:spacing w:after="0" w:line="240" w:lineRule="auto"/>
        <w:jc w:val="center"/>
        <w:rPr>
          <w:rFonts w:ascii="Arial" w:hAnsi="Arial" w:cs="Arial"/>
        </w:rPr>
      </w:pPr>
    </w:p>
    <w:p w14:paraId="3771DD60" w14:textId="2CF45EBF" w:rsidR="00705500" w:rsidRDefault="00705500" w:rsidP="009A54B0">
      <w:pPr>
        <w:spacing w:after="0" w:line="240" w:lineRule="auto"/>
        <w:jc w:val="center"/>
        <w:rPr>
          <w:rFonts w:ascii="Arial" w:hAnsi="Arial" w:cs="Arial"/>
        </w:rPr>
      </w:pPr>
    </w:p>
    <w:p w14:paraId="35E38C32" w14:textId="77777777" w:rsidR="00705500" w:rsidRPr="000750EB" w:rsidRDefault="00705500" w:rsidP="009A54B0">
      <w:pPr>
        <w:spacing w:after="0" w:line="240" w:lineRule="auto"/>
        <w:jc w:val="center"/>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40" w:name="_Toc68395820"/>
      <w:r w:rsidRPr="009F0052">
        <w:rPr>
          <w:rStyle w:val="Heading1Char"/>
          <w:caps/>
          <w:shd w:val="clear" w:color="auto" w:fill="auto"/>
        </w:rPr>
        <w:t>References</w:t>
      </w:r>
      <w:bookmarkEnd w:id="40"/>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705500">
          <w:pPr>
            <w:pStyle w:val="NoSpacing"/>
          </w:pPr>
        </w:p>
        <w:sdt>
          <w:sdtPr>
            <w:id w:val="-573587230"/>
            <w:bibliography/>
          </w:sdtPr>
          <w:sdtContent>
            <w:p w14:paraId="2296B86C" w14:textId="77777777" w:rsidR="003678B3" w:rsidRPr="001E2DC7" w:rsidRDefault="00673559" w:rsidP="00705500">
              <w:pPr>
                <w:pStyle w:val="Bibliography"/>
                <w:ind w:left="720" w:hanging="720"/>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705500">
              <w:pPr>
                <w:pStyle w:val="Bibliography"/>
                <w:ind w:left="720" w:hanging="720"/>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705500">
              <w:pPr>
                <w:pStyle w:val="Bibliography"/>
                <w:ind w:left="720" w:hanging="720"/>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705500">
              <w:pPr>
                <w:pStyle w:val="Bibliography"/>
                <w:ind w:left="720" w:hanging="720"/>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705500">
              <w:pPr>
                <w:pStyle w:val="Bibliography"/>
                <w:ind w:left="720" w:hanging="720"/>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705500">
              <w:pPr>
                <w:pStyle w:val="Bibliography"/>
                <w:ind w:left="720" w:hanging="720"/>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705500">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Dennis" w:date="2021-04-05T00:12:00Z" w:initials="D">
    <w:p w14:paraId="36CAB2ED" w14:textId="55E77222" w:rsidR="00275D3C" w:rsidRDefault="00275D3C">
      <w:pPr>
        <w:pStyle w:val="CommentText"/>
      </w:pPr>
      <w:r>
        <w:rPr>
          <w:rStyle w:val="CommentReference"/>
        </w:rPr>
        <w:annotationRef/>
      </w:r>
      <w:r>
        <w:t xml:space="preserve">We calculate all our advanced stats instead of pull it via the </w:t>
      </w:r>
      <w:proofErr w:type="spellStart"/>
      <w:r>
        <w:t>nba_api</w:t>
      </w:r>
      <w:proofErr w:type="spellEnd"/>
      <w:r>
        <w:t xml:space="preserve">. There is an endpoint that will pull the advanced stats? </w:t>
      </w:r>
    </w:p>
  </w:comment>
  <w:comment w:id="12" w:author="Dennis" w:date="2021-04-05T00:14:00Z" w:initials="D">
    <w:p w14:paraId="6741E62E" w14:textId="68EF314B" w:rsidR="00275D3C" w:rsidRDefault="00275D3C">
      <w:pPr>
        <w:pStyle w:val="CommentText"/>
      </w:pPr>
      <w:r>
        <w:rPr>
          <w:rStyle w:val="CommentReference"/>
        </w:rPr>
        <w:annotationRef/>
      </w:r>
      <w:r>
        <w:t>We may want to reconsider using a larger font (this pic may be my fault (but I don’t remember</w:t>
      </w:r>
      <w:proofErr w:type="gramStart"/>
      <w:r>
        <w:t>) .</w:t>
      </w:r>
      <w:proofErr w:type="gramEnd"/>
      <w:r>
        <w:t xml:space="preserve"> Jim may be a paper person. </w:t>
      </w:r>
    </w:p>
  </w:comment>
  <w:comment w:id="14" w:author="Dennis" w:date="2021-04-05T00:16:00Z" w:initials="D">
    <w:p w14:paraId="3B42FBFD" w14:textId="23939AB9" w:rsidR="00275D3C" w:rsidRDefault="00275D3C">
      <w:pPr>
        <w:pStyle w:val="CommentText"/>
      </w:pPr>
      <w:r>
        <w:rPr>
          <w:rStyle w:val="CommentReference"/>
        </w:rPr>
        <w:annotationRef/>
      </w:r>
      <w:r>
        <w:t>Refer to comment previously about font size. Maybe we can play with the column width</w:t>
      </w:r>
    </w:p>
  </w:comment>
  <w:comment w:id="16" w:author="Bhavika Patil" w:date="2021-04-04T15:22:00Z" w:initials="BP">
    <w:p w14:paraId="36BF0BE5" w14:textId="77777777" w:rsidR="00275D3C" w:rsidRDefault="00275D3C">
      <w:pPr>
        <w:pStyle w:val="CommentText"/>
        <w:rPr>
          <w:rStyle w:val="CommentReference"/>
        </w:rPr>
      </w:pPr>
      <w:r>
        <w:rPr>
          <w:rStyle w:val="CommentReference"/>
        </w:rPr>
        <w:annotationRef/>
      </w:r>
      <w:r>
        <w:rPr>
          <w:rStyle w:val="CommentReference"/>
        </w:rPr>
        <w:t>Fix the name for #2</w:t>
      </w:r>
    </w:p>
    <w:p w14:paraId="124BCB11" w14:textId="285DEFA3" w:rsidR="00275D3C" w:rsidRDefault="00275D3C">
      <w:pPr>
        <w:pStyle w:val="CommentText"/>
      </w:pPr>
    </w:p>
  </w:comment>
  <w:comment w:id="20" w:author="Bhavika Patil" w:date="2021-04-04T14:14:00Z" w:initials="BP">
    <w:p w14:paraId="04AC3F2F" w14:textId="3937D6B1" w:rsidR="00275D3C" w:rsidRDefault="00275D3C">
      <w:pPr>
        <w:pStyle w:val="CommentText"/>
      </w:pPr>
      <w:r>
        <w:rPr>
          <w:rStyle w:val="CommentReference"/>
        </w:rPr>
        <w:annotationRef/>
      </w:r>
      <w:r>
        <w:t xml:space="preserve">To be removed if we think it’s </w:t>
      </w:r>
      <w:proofErr w:type="spellStart"/>
      <w:r>
        <w:t>irrelevent</w:t>
      </w:r>
      <w:proofErr w:type="spellEnd"/>
    </w:p>
  </w:comment>
  <w:comment w:id="26" w:author="Dennis" w:date="2021-04-05T00:24:00Z" w:initials="D">
    <w:p w14:paraId="30238AD7" w14:textId="4266778F" w:rsidR="00932BCB" w:rsidRDefault="00932BCB">
      <w:pPr>
        <w:pStyle w:val="CommentText"/>
      </w:pPr>
      <w:r>
        <w:rPr>
          <w:rStyle w:val="CommentReference"/>
        </w:rPr>
        <w:annotationRef/>
      </w:r>
      <w:r>
        <w:t xml:space="preserve">This is for Toronto team. Not for any team. </w:t>
      </w:r>
    </w:p>
  </w:comment>
  <w:comment w:id="29" w:author="Bhavika Patil" w:date="2021-04-04T15:26:00Z" w:initials="BP">
    <w:p w14:paraId="1A7E7B7A" w14:textId="4023375C" w:rsidR="00275D3C" w:rsidRDefault="00275D3C">
      <w:pPr>
        <w:pStyle w:val="CommentText"/>
      </w:pPr>
      <w:r>
        <w:rPr>
          <w:rStyle w:val="CommentReference"/>
        </w:rPr>
        <w:annotationRef/>
      </w:r>
      <w:r>
        <w:t>This part to go in Appendix as Tools used to develop</w:t>
      </w:r>
    </w:p>
  </w:comment>
  <w:comment w:id="31" w:author="Bhavika Patil" w:date="2021-04-04T15:31:00Z" w:initials="BP">
    <w:p w14:paraId="59349107" w14:textId="77777777" w:rsidR="00275D3C" w:rsidRDefault="00275D3C" w:rsidP="00073D89">
      <w:pPr>
        <w:pStyle w:val="CommentText"/>
      </w:pPr>
      <w:r>
        <w:rPr>
          <w:rStyle w:val="CommentReference"/>
        </w:rPr>
        <w:annotationRef/>
      </w:r>
      <w:r>
        <w:t xml:space="preserve">Can it go in the </w:t>
      </w:r>
      <w:proofErr w:type="gramStart"/>
      <w:r>
        <w:t>appendix</w:t>
      </w:r>
      <w:proofErr w:type="gramEnd"/>
    </w:p>
  </w:comment>
  <w:comment w:id="37" w:author="Dennis" w:date="2021-04-04T21:57:00Z" w:initials="D">
    <w:p w14:paraId="0F763CF2" w14:textId="1E8EEDA9" w:rsidR="00275D3C" w:rsidRDefault="00275D3C">
      <w:pPr>
        <w:pStyle w:val="CommentText"/>
      </w:pPr>
      <w:r>
        <w:rPr>
          <w:rStyle w:val="CommentReference"/>
        </w:rPr>
        <w:annotationRef/>
      </w:r>
      <w:r>
        <w:t>Going with 22.6% (or 12/53 or 65/53)</w:t>
      </w:r>
    </w:p>
  </w:comment>
  <w:comment w:id="39" w:author="Dennis" w:date="2021-04-04T21:54:00Z" w:initials="D">
    <w:p w14:paraId="3E39BA4D" w14:textId="04FB510F" w:rsidR="00275D3C" w:rsidRDefault="00275D3C">
      <w:pPr>
        <w:pStyle w:val="CommentText"/>
      </w:pPr>
      <w:r>
        <w:rPr>
          <w:rStyle w:val="CommentReference"/>
        </w:rPr>
        <w:annotationRef/>
      </w:r>
      <w:r>
        <w:t>To be removed during clean-up. This is only here to review if we have covered our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CAB2ED" w15:done="0"/>
  <w15:commentEx w15:paraId="6741E62E" w15:done="0"/>
  <w15:commentEx w15:paraId="3B42FBFD" w15:done="0"/>
  <w15:commentEx w15:paraId="124BCB11" w15:done="0"/>
  <w15:commentEx w15:paraId="04AC3F2F" w15:done="0"/>
  <w15:commentEx w15:paraId="30238AD7" w15:done="0"/>
  <w15:commentEx w15:paraId="1A7E7B7A" w15:done="0"/>
  <w15:commentEx w15:paraId="59349107" w15:done="0"/>
  <w15:commentEx w15:paraId="0F763CF2" w15:done="0"/>
  <w15:commentEx w15:paraId="3E39BA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4D457" w16cex:dateUtc="2021-04-05T04:12:00Z"/>
  <w16cex:commentExtensible w16cex:durableId="2414D4E8" w16cex:dateUtc="2021-04-05T04:14:00Z"/>
  <w16cex:commentExtensible w16cex:durableId="2414D578" w16cex:dateUtc="2021-04-05T04:16:00Z"/>
  <w16cex:commentExtensible w16cex:durableId="24145848" w16cex:dateUtc="2021-04-04T19:22:00Z"/>
  <w16cex:commentExtensible w16cex:durableId="24144833" w16cex:dateUtc="2021-04-04T18:14:00Z"/>
  <w16cex:commentExtensible w16cex:durableId="2414D722" w16cex:dateUtc="2021-04-05T04:24:00Z"/>
  <w16cex:commentExtensible w16cex:durableId="24145911" w16cex:dateUtc="2021-04-04T19:26:00Z"/>
  <w16cex:commentExtensible w16cex:durableId="24145A65" w16cex:dateUtc="2021-04-04T19:31:00Z"/>
  <w16cex:commentExtensible w16cex:durableId="2414B4C6" w16cex:dateUtc="2021-04-05T01:57:00Z"/>
  <w16cex:commentExtensible w16cex:durableId="2414B419" w16cex:dateUtc="2021-04-05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CAB2ED" w16cid:durableId="2414D457"/>
  <w16cid:commentId w16cid:paraId="6741E62E" w16cid:durableId="2414D4E8"/>
  <w16cid:commentId w16cid:paraId="3B42FBFD" w16cid:durableId="2414D578"/>
  <w16cid:commentId w16cid:paraId="124BCB11" w16cid:durableId="24145848"/>
  <w16cid:commentId w16cid:paraId="04AC3F2F" w16cid:durableId="24144833"/>
  <w16cid:commentId w16cid:paraId="30238AD7" w16cid:durableId="2414D722"/>
  <w16cid:commentId w16cid:paraId="1A7E7B7A" w16cid:durableId="24145911"/>
  <w16cid:commentId w16cid:paraId="59349107" w16cid:durableId="24145A65"/>
  <w16cid:commentId w16cid:paraId="0F763CF2" w16cid:durableId="2414B4C6"/>
  <w16cid:commentId w16cid:paraId="3E39BA4D" w16cid:durableId="2414B4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F82902" w14:textId="77777777" w:rsidR="00285A8B" w:rsidRDefault="00285A8B" w:rsidP="00666866">
      <w:pPr>
        <w:spacing w:after="0" w:line="240" w:lineRule="auto"/>
      </w:pPr>
      <w:r>
        <w:separator/>
      </w:r>
    </w:p>
  </w:endnote>
  <w:endnote w:type="continuationSeparator" w:id="0">
    <w:p w14:paraId="7E5DF3E6" w14:textId="77777777" w:rsidR="00285A8B" w:rsidRDefault="00285A8B"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275D3C" w:rsidRPr="009007EA" w:rsidRDefault="00275D3C">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216BA" w14:textId="77777777" w:rsidR="00285A8B" w:rsidRDefault="00285A8B" w:rsidP="00666866">
      <w:pPr>
        <w:spacing w:after="0" w:line="240" w:lineRule="auto"/>
      </w:pPr>
      <w:r>
        <w:separator/>
      </w:r>
    </w:p>
  </w:footnote>
  <w:footnote w:type="continuationSeparator" w:id="0">
    <w:p w14:paraId="7F01E8AF" w14:textId="77777777" w:rsidR="00285A8B" w:rsidRDefault="00285A8B"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3"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5"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5"/>
  </w:num>
  <w:num w:numId="9">
    <w:abstractNumId w:val="13"/>
  </w:num>
  <w:num w:numId="10">
    <w:abstractNumId w:val="1"/>
  </w:num>
  <w:num w:numId="11">
    <w:abstractNumId w:val="3"/>
  </w:num>
  <w:num w:numId="12">
    <w:abstractNumId w:val="0"/>
  </w:num>
  <w:num w:numId="13">
    <w:abstractNumId w:val="10"/>
  </w:num>
  <w:num w:numId="14">
    <w:abstractNumId w:val="9"/>
  </w:num>
  <w:num w:numId="15">
    <w:abstractNumId w:val="2"/>
  </w:num>
  <w:num w:numId="16">
    <w:abstractNumId w:val="8"/>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56315"/>
    <w:rsid w:val="00056F0C"/>
    <w:rsid w:val="000662BE"/>
    <w:rsid w:val="00073D89"/>
    <w:rsid w:val="000750EB"/>
    <w:rsid w:val="00082560"/>
    <w:rsid w:val="00094453"/>
    <w:rsid w:val="000A35BB"/>
    <w:rsid w:val="000A4D9D"/>
    <w:rsid w:val="000B4092"/>
    <w:rsid w:val="000C20EE"/>
    <w:rsid w:val="000E75D1"/>
    <w:rsid w:val="000F4381"/>
    <w:rsid w:val="000F571D"/>
    <w:rsid w:val="00102EDE"/>
    <w:rsid w:val="00132281"/>
    <w:rsid w:val="00142FE2"/>
    <w:rsid w:val="00182623"/>
    <w:rsid w:val="00183FC5"/>
    <w:rsid w:val="00187ACA"/>
    <w:rsid w:val="0019533B"/>
    <w:rsid w:val="001A3CEE"/>
    <w:rsid w:val="001C6866"/>
    <w:rsid w:val="001D2DBD"/>
    <w:rsid w:val="001E2DC7"/>
    <w:rsid w:val="001E778B"/>
    <w:rsid w:val="00200AD1"/>
    <w:rsid w:val="00212B07"/>
    <w:rsid w:val="00220438"/>
    <w:rsid w:val="00230489"/>
    <w:rsid w:val="002310C2"/>
    <w:rsid w:val="002468BB"/>
    <w:rsid w:val="00267C44"/>
    <w:rsid w:val="00273AF1"/>
    <w:rsid w:val="00275D3C"/>
    <w:rsid w:val="00280465"/>
    <w:rsid w:val="002857E0"/>
    <w:rsid w:val="00285A8B"/>
    <w:rsid w:val="00287722"/>
    <w:rsid w:val="00290324"/>
    <w:rsid w:val="002A3EDE"/>
    <w:rsid w:val="002C4438"/>
    <w:rsid w:val="00302839"/>
    <w:rsid w:val="0031237B"/>
    <w:rsid w:val="00312487"/>
    <w:rsid w:val="00335392"/>
    <w:rsid w:val="00341C1D"/>
    <w:rsid w:val="00341D02"/>
    <w:rsid w:val="003479E2"/>
    <w:rsid w:val="003678B3"/>
    <w:rsid w:val="003739E4"/>
    <w:rsid w:val="003779FC"/>
    <w:rsid w:val="00384465"/>
    <w:rsid w:val="0039023F"/>
    <w:rsid w:val="00396CC3"/>
    <w:rsid w:val="003A26C5"/>
    <w:rsid w:val="003A6ACD"/>
    <w:rsid w:val="003C12A0"/>
    <w:rsid w:val="003D3674"/>
    <w:rsid w:val="003D4D96"/>
    <w:rsid w:val="003E234F"/>
    <w:rsid w:val="003F1736"/>
    <w:rsid w:val="003F4206"/>
    <w:rsid w:val="004007B1"/>
    <w:rsid w:val="004115E8"/>
    <w:rsid w:val="0044402D"/>
    <w:rsid w:val="00461DCB"/>
    <w:rsid w:val="00471649"/>
    <w:rsid w:val="004A4970"/>
    <w:rsid w:val="004B032C"/>
    <w:rsid w:val="004B5CF7"/>
    <w:rsid w:val="004C3DD3"/>
    <w:rsid w:val="004C629B"/>
    <w:rsid w:val="004C710D"/>
    <w:rsid w:val="004E5449"/>
    <w:rsid w:val="004F15B3"/>
    <w:rsid w:val="004F3661"/>
    <w:rsid w:val="004F423D"/>
    <w:rsid w:val="00513955"/>
    <w:rsid w:val="0052577C"/>
    <w:rsid w:val="00555CBF"/>
    <w:rsid w:val="0056492C"/>
    <w:rsid w:val="00564D3E"/>
    <w:rsid w:val="005652E3"/>
    <w:rsid w:val="00566779"/>
    <w:rsid w:val="00575526"/>
    <w:rsid w:val="00575E33"/>
    <w:rsid w:val="005826A0"/>
    <w:rsid w:val="0059031E"/>
    <w:rsid w:val="00592AE3"/>
    <w:rsid w:val="0059475B"/>
    <w:rsid w:val="00596A9D"/>
    <w:rsid w:val="00597CBB"/>
    <w:rsid w:val="005A0D82"/>
    <w:rsid w:val="005A34F1"/>
    <w:rsid w:val="005A5F18"/>
    <w:rsid w:val="005D5822"/>
    <w:rsid w:val="005E1301"/>
    <w:rsid w:val="00601008"/>
    <w:rsid w:val="0063373E"/>
    <w:rsid w:val="00641C88"/>
    <w:rsid w:val="006420E7"/>
    <w:rsid w:val="00650B8D"/>
    <w:rsid w:val="00660D4E"/>
    <w:rsid w:val="0066307B"/>
    <w:rsid w:val="0066531C"/>
    <w:rsid w:val="0066634E"/>
    <w:rsid w:val="00666866"/>
    <w:rsid w:val="00673559"/>
    <w:rsid w:val="006850E1"/>
    <w:rsid w:val="00691AF0"/>
    <w:rsid w:val="006929EF"/>
    <w:rsid w:val="006A0DB4"/>
    <w:rsid w:val="006A4A34"/>
    <w:rsid w:val="006B6FFF"/>
    <w:rsid w:val="006B7598"/>
    <w:rsid w:val="006C4140"/>
    <w:rsid w:val="006D36BD"/>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2273"/>
    <w:rsid w:val="00791079"/>
    <w:rsid w:val="00794ACC"/>
    <w:rsid w:val="007A1C0A"/>
    <w:rsid w:val="007B18FF"/>
    <w:rsid w:val="007C0E6D"/>
    <w:rsid w:val="007C20E3"/>
    <w:rsid w:val="007D3EF8"/>
    <w:rsid w:val="007E558F"/>
    <w:rsid w:val="007E5A0D"/>
    <w:rsid w:val="00801D69"/>
    <w:rsid w:val="00835C8A"/>
    <w:rsid w:val="00856C4E"/>
    <w:rsid w:val="00882DB0"/>
    <w:rsid w:val="008836CB"/>
    <w:rsid w:val="00897681"/>
    <w:rsid w:val="008A458E"/>
    <w:rsid w:val="008B4394"/>
    <w:rsid w:val="008D78C0"/>
    <w:rsid w:val="009007EA"/>
    <w:rsid w:val="00914602"/>
    <w:rsid w:val="009154DF"/>
    <w:rsid w:val="00920152"/>
    <w:rsid w:val="00932BCB"/>
    <w:rsid w:val="00957623"/>
    <w:rsid w:val="00966880"/>
    <w:rsid w:val="009A54B0"/>
    <w:rsid w:val="009B0314"/>
    <w:rsid w:val="009B3B79"/>
    <w:rsid w:val="009B78D4"/>
    <w:rsid w:val="009D6691"/>
    <w:rsid w:val="009E2B24"/>
    <w:rsid w:val="009E4DEA"/>
    <w:rsid w:val="009F0052"/>
    <w:rsid w:val="00A21A5E"/>
    <w:rsid w:val="00A27455"/>
    <w:rsid w:val="00A45B06"/>
    <w:rsid w:val="00A5437A"/>
    <w:rsid w:val="00A735F9"/>
    <w:rsid w:val="00A75EE4"/>
    <w:rsid w:val="00A821DD"/>
    <w:rsid w:val="00A85638"/>
    <w:rsid w:val="00A9060E"/>
    <w:rsid w:val="00AA20D2"/>
    <w:rsid w:val="00AA7446"/>
    <w:rsid w:val="00AC68B5"/>
    <w:rsid w:val="00AD1E8E"/>
    <w:rsid w:val="00AD2F74"/>
    <w:rsid w:val="00AD6D4F"/>
    <w:rsid w:val="00AE12E4"/>
    <w:rsid w:val="00AF194B"/>
    <w:rsid w:val="00AF6212"/>
    <w:rsid w:val="00B0470F"/>
    <w:rsid w:val="00B169D6"/>
    <w:rsid w:val="00B332CD"/>
    <w:rsid w:val="00B34B15"/>
    <w:rsid w:val="00B44111"/>
    <w:rsid w:val="00B458F6"/>
    <w:rsid w:val="00B604FF"/>
    <w:rsid w:val="00B73D9C"/>
    <w:rsid w:val="00B95AAA"/>
    <w:rsid w:val="00B96339"/>
    <w:rsid w:val="00BB291C"/>
    <w:rsid w:val="00BB7C95"/>
    <w:rsid w:val="00BC0815"/>
    <w:rsid w:val="00BC19C3"/>
    <w:rsid w:val="00BD1CAC"/>
    <w:rsid w:val="00BD2D88"/>
    <w:rsid w:val="00BF3C8A"/>
    <w:rsid w:val="00BF4558"/>
    <w:rsid w:val="00C0458A"/>
    <w:rsid w:val="00C1022B"/>
    <w:rsid w:val="00C1096A"/>
    <w:rsid w:val="00C163B9"/>
    <w:rsid w:val="00C16B5A"/>
    <w:rsid w:val="00C22E91"/>
    <w:rsid w:val="00C25FCE"/>
    <w:rsid w:val="00C333DE"/>
    <w:rsid w:val="00C4088E"/>
    <w:rsid w:val="00C4438F"/>
    <w:rsid w:val="00C46105"/>
    <w:rsid w:val="00C50046"/>
    <w:rsid w:val="00C57E9E"/>
    <w:rsid w:val="00C62808"/>
    <w:rsid w:val="00C67265"/>
    <w:rsid w:val="00C700DA"/>
    <w:rsid w:val="00C83782"/>
    <w:rsid w:val="00C83EE9"/>
    <w:rsid w:val="00C90A87"/>
    <w:rsid w:val="00C93E20"/>
    <w:rsid w:val="00CB0F2E"/>
    <w:rsid w:val="00CB3873"/>
    <w:rsid w:val="00CB762A"/>
    <w:rsid w:val="00CC1224"/>
    <w:rsid w:val="00CC6C0F"/>
    <w:rsid w:val="00CD482A"/>
    <w:rsid w:val="00CE18C4"/>
    <w:rsid w:val="00CF0A01"/>
    <w:rsid w:val="00CF26EF"/>
    <w:rsid w:val="00D12156"/>
    <w:rsid w:val="00D2117B"/>
    <w:rsid w:val="00D241B1"/>
    <w:rsid w:val="00D278DE"/>
    <w:rsid w:val="00D33E1D"/>
    <w:rsid w:val="00D34D74"/>
    <w:rsid w:val="00D363CE"/>
    <w:rsid w:val="00D434A8"/>
    <w:rsid w:val="00D50145"/>
    <w:rsid w:val="00D52740"/>
    <w:rsid w:val="00D54771"/>
    <w:rsid w:val="00D55554"/>
    <w:rsid w:val="00D56092"/>
    <w:rsid w:val="00D71042"/>
    <w:rsid w:val="00D74601"/>
    <w:rsid w:val="00D803E3"/>
    <w:rsid w:val="00D86334"/>
    <w:rsid w:val="00D9181C"/>
    <w:rsid w:val="00D91C1E"/>
    <w:rsid w:val="00DA3AC7"/>
    <w:rsid w:val="00DA5D03"/>
    <w:rsid w:val="00DC01EB"/>
    <w:rsid w:val="00DC3B26"/>
    <w:rsid w:val="00DF6D84"/>
    <w:rsid w:val="00E0086F"/>
    <w:rsid w:val="00E10A86"/>
    <w:rsid w:val="00E136E8"/>
    <w:rsid w:val="00E20B4B"/>
    <w:rsid w:val="00E24A47"/>
    <w:rsid w:val="00E730FD"/>
    <w:rsid w:val="00E77368"/>
    <w:rsid w:val="00E77C09"/>
    <w:rsid w:val="00E813B4"/>
    <w:rsid w:val="00E8615C"/>
    <w:rsid w:val="00E8671D"/>
    <w:rsid w:val="00E90817"/>
    <w:rsid w:val="00E90A3C"/>
    <w:rsid w:val="00EB2C5C"/>
    <w:rsid w:val="00ED233D"/>
    <w:rsid w:val="00ED4945"/>
    <w:rsid w:val="00EE284D"/>
    <w:rsid w:val="00EE377D"/>
    <w:rsid w:val="00EF6FEC"/>
    <w:rsid w:val="00F00127"/>
    <w:rsid w:val="00F10873"/>
    <w:rsid w:val="00F21B8C"/>
    <w:rsid w:val="00F23356"/>
    <w:rsid w:val="00F41262"/>
    <w:rsid w:val="00F5674B"/>
    <w:rsid w:val="00F623D7"/>
    <w:rsid w:val="00F6772F"/>
    <w:rsid w:val="00F85894"/>
    <w:rsid w:val="00F9030A"/>
    <w:rsid w:val="00F91C49"/>
    <w:rsid w:val="00FA156D"/>
    <w:rsid w:val="00FA34F6"/>
    <w:rsid w:val="00FB1C0E"/>
    <w:rsid w:val="00FB65F9"/>
    <w:rsid w:val="00FB7456"/>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a.com" TargetMode="External"/><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hoopshype.com/salaries/" TargetMode="External"/><Relationship Id="rId20" Type="http://schemas.openxmlformats.org/officeDocument/2006/relationships/hyperlink" Target="https://github.com/bhavikapatil/Capst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espn.com/nba/salaries" TargetMode="Externa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ats.nba.com"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18</Pages>
  <Words>3232</Words>
  <Characters>18426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Dennis</cp:lastModifiedBy>
  <cp:revision>24</cp:revision>
  <dcterms:created xsi:type="dcterms:W3CDTF">2021-04-04T18:23:00Z</dcterms:created>
  <dcterms:modified xsi:type="dcterms:W3CDTF">2021-04-05T04:35:00Z</dcterms:modified>
</cp:coreProperties>
</file>